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color w:val="0D9488"/>
          <w:spacing w:val="200"/>
          <w:sz w:val="20"/>
          <w:szCs w:val="20"/>
        </w:rPr>
        <w:t xml:space="preserve">PRODUCT REQUIREMENTS DOCUMENT</w:t>
      </w:r>
    </w:p>
    <w:p>
      <w:pPr>
        <w:pBdr>
          <w:bottom w:val="single" w:color="0D9488" w:sz="6" w:space="1"/>
        </w:pBdr>
        <w:spacing w:after="40"/>
        <w:jc w:val="center"/>
      </w:pPr>
      <w:r>
        <w:rPr>
          <w:rFonts w:ascii="Arial" w:cs="Arial" w:eastAsia="Arial" w:hAnsi="Arial"/>
          <w:b/>
          <w:bCs/>
          <w:color w:val="1B2A4A"/>
          <w:sz w:val="72"/>
          <w:szCs w:val="72"/>
        </w:rPr>
        <w:t xml:space="preserve">RAG-FORGE</w:t>
      </w:r>
    </w:p>
    <w:p>
      <w:pPr>
        <w:spacing w:after="400"/>
        <w:jc w:val="center"/>
      </w:pPr>
      <w:r>
        <w:rPr>
          <w:rFonts w:ascii="Arial" w:cs="Arial" w:eastAsia="Arial" w:hAnsi="Arial"/>
          <w:i/>
          <w:iCs/>
          <w:color w:val="4B5563"/>
          <w:sz w:val="28"/>
          <w:szCs w:val="28"/>
        </w:rPr>
        <w:t xml:space="preserve">The Production-Grade RAG Pipeline Toolkit</w:t>
      </w:r>
    </w:p>
    <w:p>
      <w:pPr>
        <w:spacing w:after="600"/>
      </w:pPr>
    </w:p>
    <w:p>
      <w:pPr>
        <w:spacing w:after="80"/>
        <w:jc w:val="center"/>
      </w:pPr>
      <w:r>
        <w:rPr>
          <w:rFonts w:ascii="Arial" w:cs="Arial" w:eastAsia="Arial" w:hAnsi="Arial"/>
          <w:b/>
          <w:bCs/>
          <w:color w:val="0D9488"/>
          <w:sz w:val="32"/>
          <w:szCs w:val="32"/>
        </w:rPr>
        <w:t xml:space="preserve">Scaffold. Evaluate. Ship.</w:t>
      </w:r>
    </w:p>
    <w:p>
      <w:pPr>
        <w:spacing w:after="1200"/>
      </w:pPr>
    </w:p>
    <w:p>
      <w:pPr>
        <w:spacing w:after="80"/>
        <w:jc w:val="center"/>
      </w:pPr>
      <w:r>
        <w:rPr>
          <w:rFonts w:ascii="Arial" w:cs="Arial" w:eastAsia="Arial" w:hAnsi="Arial"/>
          <w:color w:val="4B5563"/>
          <w:sz w:val="20"/>
          <w:szCs w:val="20"/>
        </w:rPr>
        <w:t xml:space="preserve">Version 1.0  </w:t>
      </w:r>
      <w:r>
        <w:rPr>
          <w:rFonts w:ascii="Arial" w:cs="Arial" w:eastAsia="Arial" w:hAnsi="Arial"/>
          <w:color w:val="D1D5DB"/>
          <w:sz w:val="20"/>
          <w:szCs w:val="20"/>
        </w:rPr>
        <w:t xml:space="preserve">|</w:t>
      </w:r>
      <w:r>
        <w:rPr>
          <w:rFonts w:ascii="Arial" w:cs="Arial" w:eastAsia="Arial" w:hAnsi="Arial"/>
          <w:color w:val="4B5563"/>
          <w:sz w:val="20"/>
          <w:szCs w:val="20"/>
        </w:rPr>
        <w:t xml:space="preserve">  March 31, 2026</w:t>
      </w:r>
    </w:p>
    <w:p>
      <w:pPr>
        <w:spacing w:after="80"/>
        <w:jc w:val="center"/>
      </w:pPr>
      <w:r>
        <w:rPr>
          <w:rFonts w:ascii="Arial" w:cs="Arial" w:eastAsia="Arial" w:hAnsi="Arial"/>
          <w:color w:val="4B5563"/>
          <w:sz w:val="20"/>
          <w:szCs w:val="20"/>
        </w:rPr>
        <w:t xml:space="preserve">Author: Femi Adedayo</w:t>
      </w:r>
    </w:p>
    <w:p>
      <w:pPr>
        <w:jc w:val="center"/>
      </w:pPr>
      <w:r>
        <w:rPr>
          <w:rFonts w:ascii="Arial" w:cs="Arial" w:eastAsia="Arial" w:hAnsi="Arial"/>
          <w:i/>
          <w:iCs/>
          <w:color w:val="4B5563"/>
          <w:sz w:val="18"/>
          <w:szCs w:val="18"/>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One-Line Vision</w:t>
            </w:r>
          </w:p>
          <w:p>
            <w:r>
              <w:rPr>
                <w:rFonts w:ascii="Arial" w:cs="Arial" w:eastAsia="Arial" w:hAnsi="Arial"/>
                <w:color w:val="1F2937"/>
                <w:sz w:val="20"/>
                <w:szCs w:val="20"/>
              </w:rPr>
              <w:t xml:space="preserve">RAG-Forge is a framework-agnostic CLI toolkit that scaffolds production-grade RAG pipelines with evaluation baked in from day one — not bolted on after deployment.</w:t>
            </w:r>
          </w:p>
        </w:tc>
      </w:tr>
    </w:tbl>
    <w:p>
      <w:pPr>
        <w:spacing w:after="100"/>
      </w:pPr>
    </w:p>
    <w:p>
      <w:pPr>
        <w:spacing w:after="160" w:before="0"/>
      </w:pPr>
      <w:r>
        <w:rPr>
          <w:rFonts w:ascii="Arial" w:cs="Arial" w:eastAsia="Arial" w:hAnsi="Arial"/>
          <w:color w:val="1F2937"/>
          <w:sz w:val="22"/>
          <w:szCs w:val="22"/>
        </w:rPr>
        <w:t xml:space="preserve">RAG-Forge addresses the single most cited pain point in the RAG developer ecosystem: the absence of a unified tool that combines pipeline scaffolding with automated quality evaluation as a CI/CD gate. While frameworks like LangChain (125K+ stars), LlamaIndex (46K+ stars), and Haystack (24K+ stars) handle pipeline construction, and tools like RAGAS and DeepEval handle evaluation, no existing tool bridges the two into a zero-config developer experience.</w:t>
      </w:r>
    </w:p>
    <w:p>
      <w:pPr>
        <w:spacing w:after="160" w:before="0"/>
      </w:pPr>
      <w:r>
        <w:rPr>
          <w:rFonts w:ascii="Arial" w:cs="Arial" w:eastAsia="Arial" w:hAnsi="Arial"/>
          <w:color w:val="1F2937"/>
          <w:sz w:val="22"/>
          <w:szCs w:val="22"/>
        </w:rPr>
        <w:t xml:space="preserve">The project follows the shadcn/ui model: generating editable, owned source code rather than installing opaque framework dependencies. Its killer feature is the rag-forge audit command, which provides instant RAG pipeline health assessments mapped to a built-in RAG Maturity Model (RMM-0 through RMM-5), producing visually compelling HTML reports that serve as both developer tools and consulting sales artifacts.</w:t>
      </w:r>
    </w:p>
    <w:p>
      <w:pPr>
        <w:spacing w:after="160" w:before="0"/>
      </w:pPr>
      <w:r>
        <w:rPr>
          <w:rFonts w:ascii="Arial" w:cs="Arial" w:eastAsia="Arial" w:hAnsi="Arial"/>
          <w:b/>
          <w:bCs/>
          <w:color w:val="1F2937"/>
          <w:sz w:val="22"/>
          <w:szCs w:val="22"/>
        </w:rPr>
        <w:t xml:space="preserve">Target Market: </w:t>
      </w:r>
      <w:r>
        <w:rPr>
          <w:rFonts w:ascii="Arial" w:cs="Arial" w:eastAsia="Arial" w:hAnsi="Arial"/>
          <w:color w:val="1F2937"/>
          <w:sz w:val="22"/>
          <w:szCs w:val="22"/>
        </w:rPr>
        <w:t xml:space="preserve">The 100,000+ developers currently operating RAG pipelines in production who lack systematic evaluation, plus the growing number of teams starting new RAG projects in a $2B+ market growing at 35–50% CAGR.</w:t>
      </w:r>
    </w:p>
    <w:p>
      <w:pPr>
        <w:spacing w:after="160" w:before="0"/>
      </w:pPr>
      <w:r>
        <w:rPr>
          <w:rFonts w:ascii="Arial" w:cs="Arial" w:eastAsia="Arial" w:hAnsi="Arial"/>
          <w:b/>
          <w:bCs/>
          <w:color w:val="1F2937"/>
          <w:sz w:val="22"/>
          <w:szCs w:val="22"/>
        </w:rPr>
        <w:t xml:space="preserve">Business Model: </w:t>
      </w:r>
      <w:r>
        <w:rPr>
          <w:rFonts w:ascii="Arial" w:cs="Arial" w:eastAsia="Arial" w:hAnsi="Arial"/>
          <w:color w:val="1F2937"/>
          <w:sz w:val="22"/>
          <w:szCs w:val="22"/>
        </w:rPr>
        <w:t xml:space="preserve">Open-source CLI as marketing engine; revenue from productized RAG Maturity Assessments ($2,500–$10,000), consulting engagements ($5K–$25K), and eventually a managed cloud platform.</w:t>
      </w:r>
    </w:p>
    <w:p>
      <w:pPr>
        <w:spacing w:after="160" w:before="0"/>
      </w:pPr>
      <w:r>
        <w:rPr>
          <w:rFonts w:ascii="Arial" w:cs="Arial" w:eastAsia="Arial" w:hAnsi="Arial"/>
          <w:b/>
          <w:bCs/>
          <w:color w:val="1F2937"/>
          <w:sz w:val="22"/>
          <w:szCs w:val="22"/>
        </w:rPr>
        <w:t xml:space="preserve">Year 1 Revenue Target: </w:t>
      </w:r>
      <w:r>
        <w:rPr>
          <w:rFonts w:ascii="Arial" w:cs="Arial" w:eastAsia="Arial" w:hAnsi="Arial"/>
          <w:color w:val="1F2937"/>
          <w:sz w:val="22"/>
          <w:szCs w:val="22"/>
        </w:rPr>
        <w:t xml:space="preserve">$120K–$360K through assessment services and implementation consulting.</w:t>
      </w:r>
    </w:p>
    <w:p>
      <w:r>
        <w:br w:type="page"/>
      </w:r>
    </w:p>
    <w:p>
      <w:pPr>
        <w:pStyle w:val="Heading1"/>
      </w:pPr>
      <w:r>
        <w:t xml:space="preserve">2. Problem Statement</w:t>
      </w:r>
    </w:p>
    <w:p>
      <w:pPr>
        <w:pStyle w:val="Heading2"/>
      </w:pPr>
      <w:r>
        <w:t xml:space="preserve">2.1 The RAG Quality Crisis</w:t>
      </w:r>
    </w:p>
    <w:p>
      <w:pPr>
        <w:spacing w:after="160" w:before="0"/>
      </w:pPr>
      <w:r>
        <w:rPr>
          <w:rFonts w:ascii="Arial" w:cs="Arial" w:eastAsia="Arial" w:hAnsi="Arial"/>
          <w:color w:val="1F2937"/>
          <w:sz w:val="22"/>
          <w:szCs w:val="22"/>
        </w:rPr>
        <w:t xml:space="preserve">RAG (Retrieval-Augmented Generation) has become the dominant architecture for enterprise AI applications, with 40% of enterprise AI systems using RAG as foundational architecture and projections reaching 85% by 2030. Yet the ecosystem suffers from a critical gap between building RAG pipelines and knowing whether they actually work.</w:t>
      </w:r>
    </w:p>
    <w:p>
      <w:pPr>
        <w:pStyle w:val="Heading2"/>
      </w:pPr>
      <w:r>
        <w:t xml:space="preserve">2.2 Core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Evaluation difficulty: unclear whether retriever or LLM caused failures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Critical</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32% cite quality as #1 deployment barrier (LangChain 2026 State of AI Agents)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40% of RAG deployments still lack systematic evaluation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Critical</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Industry surveys, early 2026</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Framework abstraction overhead (especially LangChain fatigue)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Growing trend toward vanilla Python implementations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Prototype-to-production gap: 6–9 months to build from scratch</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73% of enterprise RAG systems are over budget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 universal RAG quality benchmark or maturity framework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Multiple competing models, none standardized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Poor data cleaning causes 42% of RAG pipeline failures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Industry failure analysis reports</w:t>
            </w:r>
          </w:p>
        </w:tc>
      </w:tr>
    </w:tbl>
    <w:p>
      <w:pPr>
        <w:spacing w:after="100"/>
      </w:pPr>
    </w:p>
    <w:p>
      <w:pPr>
        <w:pStyle w:val="Heading2"/>
      </w:pPr>
      <w:r>
        <w:t xml:space="preserve">2.3 Why Existing Tools Fall Short</w:t>
      </w:r>
    </w:p>
    <w:p>
      <w:pPr>
        <w:spacing w:after="160" w:before="0"/>
      </w:pPr>
      <w:r>
        <w:rPr>
          <w:rFonts w:ascii="Arial" w:cs="Arial" w:eastAsia="Arial" w:hAnsi="Arial"/>
          <w:color w:val="1F2937"/>
          <w:sz w:val="22"/>
          <w:szCs w:val="22"/>
        </w:rPr>
        <w:t xml:space="preserve">The competitive landscape reveals a clear structural gap. Existing tools fall into three categories, none of which solve the complete problem:</w:t>
      </w:r>
    </w:p>
    <w:p>
      <w:pPr>
        <w:pStyle w:val="ListParagraph"/>
        <w:numPr>
          <w:ilvl w:val="0"/>
          <w:numId w:val="2"/>
        </w:numPr>
        <w:spacing w:after="80"/>
      </w:pPr>
      <w:r>
        <w:rPr>
          <w:rFonts w:ascii="Arial" w:cs="Arial" w:eastAsia="Arial" w:hAnsi="Arial"/>
          <w:b/>
          <w:bCs/>
          <w:color w:val="1F2937"/>
          <w:sz w:val="22"/>
          <w:szCs w:val="22"/>
        </w:rPr>
        <w:t xml:space="preserve">Framework-first tools </w:t>
      </w:r>
      <w:r>
        <w:rPr>
          <w:rFonts w:ascii="Arial" w:cs="Arial" w:eastAsia="Arial" w:hAnsi="Arial"/>
          <w:color w:val="1F2937"/>
          <w:sz w:val="22"/>
          <w:szCs w:val="22"/>
        </w:rPr>
        <w:t xml:space="preserve">(LangChain, LlamaIndex, Haystack): Handle pipeline construction but require separate evaluation setup. No CLI scaffolding. LangChain’s evaluation is locked behind paid LangSmith.</w:t>
      </w:r>
    </w:p>
    <w:p>
      <w:pPr>
        <w:pStyle w:val="ListParagraph"/>
        <w:numPr>
          <w:ilvl w:val="0"/>
          <w:numId w:val="2"/>
        </w:numPr>
        <w:spacing w:after="80"/>
      </w:pPr>
      <w:r>
        <w:rPr>
          <w:rFonts w:ascii="Arial" w:cs="Arial" w:eastAsia="Arial" w:hAnsi="Arial"/>
          <w:b/>
          <w:bCs/>
          <w:color w:val="1F2937"/>
          <w:sz w:val="22"/>
          <w:szCs w:val="22"/>
        </w:rPr>
        <w:t xml:space="preserve">Evaluation-only tools </w:t>
      </w:r>
      <w:r>
        <w:rPr>
          <w:rFonts w:ascii="Arial" w:cs="Arial" w:eastAsia="Arial" w:hAnsi="Arial"/>
          <w:color w:val="1F2937"/>
          <w:sz w:val="22"/>
          <w:szCs w:val="22"/>
        </w:rPr>
        <w:t xml:space="preserve">(RAGAS, DeepEval, TruLens, Braintrust): Provide metrics libraries but require manual integration into projects. DeepEval offers pytest/CI integration but no project scaffolding.</w:t>
      </w:r>
    </w:p>
    <w:p>
      <w:pPr>
        <w:pStyle w:val="ListParagraph"/>
        <w:numPr>
          <w:ilvl w:val="0"/>
          <w:numId w:val="2"/>
        </w:numPr>
        <w:spacing w:after="80"/>
      </w:pPr>
      <w:r>
        <w:rPr>
          <w:rFonts w:ascii="Arial" w:cs="Arial" w:eastAsia="Arial" w:hAnsi="Arial"/>
          <w:b/>
          <w:bCs/>
          <w:color w:val="1F2937"/>
          <w:sz w:val="22"/>
          <w:szCs w:val="22"/>
        </w:rPr>
        <w:t xml:space="preserve">UI-first tools </w:t>
      </w:r>
      <w:r>
        <w:rPr>
          <w:rFonts w:ascii="Arial" w:cs="Arial" w:eastAsia="Arial" w:hAnsi="Arial"/>
          <w:color w:val="1F2937"/>
          <w:sz w:val="22"/>
          <w:szCs w:val="22"/>
        </w:rPr>
        <w:t xml:space="preserve">(RAGFlow, Dify, Flowise, Kotaemon): Visual builders that abstract away code ownership. Developers cannot easily inspect, modify, or version-control the pipeline internals.</w:t>
      </w:r>
    </w:p>
    <w:p>
      <w:pPr>
        <w:spacing w:after="160" w:before="0"/>
      </w:pPr>
      <w:r>
        <w:rPr>
          <w:rFonts w:ascii="Arial" w:cs="Arial" w:eastAsia="Arial" w:hAnsi="Arial"/>
          <w:color w:val="1F2937"/>
          <w:sz w:val="22"/>
          <w:szCs w:val="22"/>
        </w:rPr>
        <w:t xml:space="preserve">The gap is clear: no tool generates an evaluation-ready RAG project from a single CLI command where the developer owns and can inspect every line of code.</w:t>
      </w:r>
    </w:p>
    <w:p>
      <w:r>
        <w:br w:type="page"/>
      </w:r>
    </w:p>
    <w:p>
      <w:pPr>
        <w:pStyle w:val="Heading1"/>
      </w:pPr>
      <w:r>
        <w:t xml:space="preserve">3. Product Vision &amp; Strategy</w:t>
      </w:r>
    </w:p>
    <w:p>
      <w:pPr>
        <w:pStyle w:val="Heading2"/>
      </w:pPr>
      <w: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Product Vision</w:t>
            </w:r>
          </w:p>
          <w:p>
            <w:r>
              <w:rPr>
                <w:rFonts w:ascii="Arial" w:cs="Arial" w:eastAsia="Arial" w:hAnsi="Arial"/>
                <w:color w:val="1F2937"/>
                <w:sz w:val="20"/>
                <w:szCs w:val="20"/>
              </w:rPr>
              <w:t xml:space="preserve">RAG-Forge is to RAG pipelines what create-next-app is to web applications: one command that scaffolds a production-ready, fully evaluated pipeline following every known best practice. The developer owns the code, the evaluation runs in CI, and the quality is measurable from day one.</w:t>
            </w:r>
          </w:p>
        </w:tc>
      </w:tr>
    </w:tbl>
    <w:p>
      <w:pPr>
        <w:spacing w:after="100"/>
      </w:pPr>
    </w:p>
    <w:p>
      <w:pPr>
        <w:pStyle w:val="Heading2"/>
      </w:pPr>
      <w:r>
        <w:t xml:space="preserve">3.2 Strategic Positioning</w:t>
      </w:r>
    </w:p>
    <w:p>
      <w:pPr>
        <w:spacing w:after="160" w:before="0"/>
      </w:pPr>
      <w:r>
        <w:rPr>
          <w:rFonts w:ascii="Arial" w:cs="Arial" w:eastAsia="Arial" w:hAnsi="Arial"/>
          <w:color w:val="1F2937"/>
          <w:sz w:val="22"/>
          <w:szCs w:val="22"/>
        </w:rPr>
        <w:t xml:space="preserve">RAG-Forge occupies a unique position in the ecosystem by combining three capabilities that no competitor unifies:</w:t>
      </w:r>
    </w:p>
    <w:p>
      <w:pPr>
        <w:pStyle w:val="ListParagraph"/>
        <w:numPr>
          <w:ilvl w:val="0"/>
          <w:numId w:val="3"/>
        </w:numPr>
        <w:spacing w:after="80"/>
      </w:pPr>
      <w:r>
        <w:rPr>
          <w:rFonts w:ascii="Arial" w:cs="Arial" w:eastAsia="Arial" w:hAnsi="Arial"/>
          <w:b/>
          <w:bCs/>
          <w:color w:val="1F2937"/>
          <w:sz w:val="22"/>
          <w:szCs w:val="22"/>
        </w:rPr>
        <w:t xml:space="preserve">Scaffolding: </w:t>
      </w:r>
      <w:r>
        <w:rPr>
          <w:rFonts w:ascii="Arial" w:cs="Arial" w:eastAsia="Arial" w:hAnsi="Arial"/>
          <w:color w:val="1F2937"/>
          <w:sz w:val="22"/>
          <w:szCs w:val="22"/>
        </w:rPr>
        <w:t xml:space="preserve">Generate complete, opinionated RAG project structures with editable source code (shadcn/ui model, not framework dependency model).</w:t>
      </w:r>
    </w:p>
    <w:p>
      <w:pPr>
        <w:pStyle w:val="ListParagraph"/>
        <w:numPr>
          <w:ilvl w:val="0"/>
          <w:numId w:val="3"/>
        </w:numPr>
        <w:spacing w:after="80"/>
      </w:pPr>
      <w:r>
        <w:rPr>
          <w:rFonts w:ascii="Arial" w:cs="Arial" w:eastAsia="Arial" w:hAnsi="Arial"/>
          <w:b/>
          <w:bCs/>
          <w:color w:val="1F2937"/>
          <w:sz w:val="22"/>
          <w:szCs w:val="22"/>
        </w:rPr>
        <w:t xml:space="preserve">Evaluation-as-CI/CD-Gate: </w:t>
      </w:r>
      <w:r>
        <w:rPr>
          <w:rFonts w:ascii="Arial" w:cs="Arial" w:eastAsia="Arial" w:hAnsi="Arial"/>
          <w:color w:val="1F2937"/>
          <w:sz w:val="22"/>
          <w:szCs w:val="22"/>
        </w:rPr>
        <w:t xml:space="preserve">Every scaffolded project ships with pre-configured evaluation pipelines that block deployment if quality thresholds are not met.</w:t>
      </w:r>
    </w:p>
    <w:p>
      <w:pPr>
        <w:pStyle w:val="ListParagraph"/>
        <w:numPr>
          <w:ilvl w:val="0"/>
          <w:numId w:val="3"/>
        </w:numPr>
        <w:spacing w:after="80"/>
      </w:pPr>
      <w:r>
        <w:rPr>
          <w:rFonts w:ascii="Arial" w:cs="Arial" w:eastAsia="Arial" w:hAnsi="Arial"/>
          <w:b/>
          <w:bCs/>
          <w:color w:val="1F2937"/>
          <w:sz w:val="22"/>
          <w:szCs w:val="22"/>
        </w:rPr>
        <w:t xml:space="preserve">Assessment: </w:t>
      </w:r>
      <w:r>
        <w:rPr>
          <w:rFonts w:ascii="Arial" w:cs="Arial" w:eastAsia="Arial" w:hAnsi="Arial"/>
          <w:color w:val="1F2937"/>
          <w:sz w:val="22"/>
          <w:szCs w:val="22"/>
        </w:rPr>
        <w:t xml:space="preserve">The rag-forge audit command analyzes any RAG pipeline (not just those built with RAG-Forge) and produces a visual health report mapped to a RAG Maturity Model.</w:t>
      </w:r>
    </w:p>
    <w:p>
      <w:pPr>
        <w:spacing w:after="80"/>
      </w:pPr>
    </w:p>
    <w:p>
      <w:pPr>
        <w:spacing w:after="160" w:before="0"/>
      </w:pPr>
      <w:r>
        <w:rPr>
          <w:rFonts w:ascii="Arial" w:cs="Arial" w:eastAsia="Arial" w:hAnsi="Arial"/>
          <w:b/>
          <w:bCs/>
          <w:color w:val="1F2937"/>
          <w:sz w:val="22"/>
          <w:szCs w:val="22"/>
        </w:rPr>
        <w:t xml:space="preserve">Critical Distinction: </w:t>
      </w:r>
      <w:r>
        <w:rPr>
          <w:rFonts w:ascii="Arial" w:cs="Arial" w:eastAsia="Arial" w:hAnsi="Arial"/>
          <w:i/>
          <w:iCs/>
          <w:color w:val="4B5563"/>
          <w:sz w:val="22"/>
          <w:szCs w:val="22"/>
        </w:rPr>
        <w:t xml:space="preserve">RAG-Forge is NOT another RAG framework. It is the tool that tells you if your RAG framework is working. This positioning is essential for adoption because it serves the existing 100K+ developer base, not just new projects.</w:t>
      </w:r>
    </w:p>
    <w:p>
      <w:pPr>
        <w:pStyle w:val="Heading2"/>
      </w:pPr>
      <w:r>
        <w:t xml:space="preserve">3.3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Prevents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Code Ownership</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All generated code is editable source files, not framework imports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Lock-in, abstraction fatigue, inability to debug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Evaluation First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Every project template includes evaluation config out of the box</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The “we’ll add testing later” anti-pattern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Framework Agnostic</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Audit works on any RAG pipeline via standardized input format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Being dismissed as “just another LangChain wrapper”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Progressive Complexity</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Start with rag-forge init basic, graduate to enterprise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Overwhelming newcomers with enterprise features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Observable by Default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OpenTelemetry tracing on every pipeline stage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Black-box debugging, production blind spots</w:t>
            </w:r>
          </w:p>
        </w:tc>
      </w:tr>
    </w:tbl>
    <w:p>
      <w:r>
        <w:br w:type="page"/>
      </w:r>
    </w:p>
    <w:p>
      <w:pPr>
        <w:pStyle w:val="Heading1"/>
      </w:pPr>
      <w:r>
        <w:t xml:space="preserve">4. User Personas &amp; Target Audience</w:t>
      </w:r>
    </w:p>
    <w:p>
      <w:pPr>
        <w:pStyle w:val="Heading2"/>
      </w:pPr>
      <w:r>
        <w:t xml:space="preserve">4.1 Primary Persona: The Production RAG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Role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Senior Software Engineer or ML Engineer at a mid-to-large company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Experience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Has built at least one RAG pipeline, likely using LangChain or vanilla Python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Pain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Pipeline is in production but quality is inconsistent; no systematic evaluation; debugging is guesswork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Goal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Wants a fast way to assess pipeline health, identify weak points, and establish quality gates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Key Feature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audit (runs against existing pipeline)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Willingness to Pay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Can get engineering budget approval for $5K–$25K tooling/consulting if ROI is clear</w:t>
            </w:r>
          </w:p>
        </w:tc>
      </w:tr>
    </w:tbl>
    <w:p>
      <w:pPr>
        <w:spacing w:after="100"/>
      </w:pPr>
    </w:p>
    <w:p>
      <w:pPr>
        <w:pStyle w:val="Heading2"/>
      </w:pPr>
      <w:r>
        <w:t xml:space="preserve">4.2 Secondary Persona: The RAG Greenfield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Role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Full-stack developer or startup engineer building their first RAG system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Experience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Familiar with LLM APIs but new to retrieval, chunking, and vector databases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Pain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Overwhelmed by framework choices; doesn’t know best practices; worried about getting it wrong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Goal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Wants an opinionated starting point that follows best practices from day one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Key Feature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init [template] (scaffolds a complete project)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Willingness to Pay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Free tier initially; converts to paid via consulting when complexity grows</w:t>
            </w:r>
          </w:p>
        </w:tc>
      </w:tr>
    </w:tbl>
    <w:p>
      <w:pPr>
        <w:spacing w:after="100"/>
      </w:pPr>
    </w:p>
    <w:p>
      <w:pPr>
        <w:pStyle w:val="Heading2"/>
      </w:pPr>
      <w:r>
        <w:t xml:space="preserve">4.3 Tertiary Persona: The AI Agency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Role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AI automation agency owner (like Femi) building RAG for clients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Experience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Strong in n8n/automation; building AI solutions for SMBs and enterprises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Pain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Needs repeatable, auditable RAG deliverables; wants to demonstrate quality to clients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Goal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Use RAG-Forge assessment reports as sales tools and deliverables for client engagements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Key Feature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audit --pdf and the RAG Maturity Model scoring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Willingness to Pay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The tool IS the business; templates and reports are direct revenue generators</w:t>
            </w:r>
          </w:p>
        </w:tc>
      </w:tr>
    </w:tbl>
    <w:p>
      <w:r>
        <w:br w:type="page"/>
      </w:r>
    </w:p>
    <w:p>
      <w:pPr>
        <w:pStyle w:val="Heading1"/>
      </w:pPr>
      <w:r>
        <w:t xml:space="preserve">5. Product Architecture</w:t>
      </w:r>
    </w:p>
    <w:p>
      <w:pPr>
        <w:pStyle w:val="Heading2"/>
      </w:pPr>
      <w:r>
        <w:t xml:space="preserve">5.1 System Overview</w:t>
      </w:r>
    </w:p>
    <w:p>
      <w:pPr>
        <w:spacing w:after="160" w:before="0"/>
      </w:pPr>
      <w:r>
        <w:rPr>
          <w:rFonts w:ascii="Arial" w:cs="Arial" w:eastAsia="Arial" w:hAnsi="Arial"/>
          <w:color w:val="1F2937"/>
          <w:sz w:val="22"/>
          <w:szCs w:val="22"/>
        </w:rPr>
        <w:t xml:space="preserve">RAG-Forge is structured as a monorepo with five core packages, each serving a distinct concern. The architecture enforces separation between the CLI interface layer, the Python pipeline primitives, the evaluation engine, the observability layer, and the MCP integration server.</w:t>
      </w:r>
    </w:p>
    <w:p>
      <w:pPr>
        <w:pStyle w:val="Heading2"/>
      </w:pPr>
      <w:r>
        <w:t xml:space="preserve">5.2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4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CLAUDE.md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Claude Code context file for AI-assisted development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rag-forge.config.ts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TypeScript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Default SLA thresholds, model configuration, eval settings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packages/cli/</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TypeScript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The rag-forge CLI (Commander.js, Node 20+)</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packages/core/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Python 3.11+</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 pipeline primitives: ingestion, retrieval, context, security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packages/evaluator/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Python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Evaluation engine: RAGAS + DeepEval + LLM-as-Judge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packages/observability/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Python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OpenTelemetry + Langfuse integration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packages/mcp/</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TypeScript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server exposing RAG-Forge as agent-callable tools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templates/basic/</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Python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Simple vector RAG starter template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templates/hybrid/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Python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Hybrid search + reranking template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templates/agentic/</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Python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Multi-step agentic RAG template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templates/enterprise/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Python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Full observability + security + RBAC template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templates/n8n/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JSON + Python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n8n workflow JSON + MCP connector guide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tests/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Unit, integration, security, and golden-set fixtures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docs/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Markdown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Chunking strategies, evaluation guide, maturity model, security model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.github/workflows/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YAML</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CI/CD: rag-audit.yml gates on faithfulness + recall</w:t>
            </w:r>
          </w:p>
        </w:tc>
      </w:tr>
    </w:tbl>
    <w:p>
      <w:r>
        <w:br w:type="page"/>
      </w:r>
    </w:p>
    <w:p>
      <w:pPr>
        <w:pStyle w:val="Heading2"/>
      </w:pPr>
      <w: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CLI</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TypeScript + Commander.js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Strong DX, same language as n8n ecosystem, cross-platform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Core Pipeline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Python 3.11+</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Best ML/RAG ecosystem, type hints, dataclasses for configs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Vector DB (default)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Qdrant (local + cloud)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Open source, HNSW native, self-hostable, strong community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Embeddings (default)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BGE-M3 / text-embedding-3-large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Best multilingual support, critical for diverse markets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Sparse Retrieval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BM25s library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Lightweight, no Elasticsearch dependency for dev mode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Reranker</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Cohere Rerank API + BGE local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Cohere for speed in production, BGE for self-hosted/offline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Evaluation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RAGAS v2 + DeepEval</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RAGAS is the standard; DeepEval adds CI/CD gates natively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Observability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OpenTelemetry + OTLP export</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Framework-agnostic, Langfuse-compatible, cloud-ready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Server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TypeScript (@modelcontextprotocol/sdk)</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Native MCP spec compliance for Claude Code + n8n integration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Report Generation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Playwright (headless)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HTML-to-PDF for audit reports; Lighthouse-quality output</w:t>
            </w:r>
          </w:p>
        </w:tc>
      </w:tr>
    </w:tbl>
    <w:p>
      <w:r>
        <w:br w:type="page"/>
      </w:r>
    </w:p>
    <w:p>
      <w:pPr>
        <w:pStyle w:val="Heading1"/>
      </w:pPr>
      <w:r>
        <w:t xml:space="preserve">6. Core Modules: Detailed Specifications</w:t>
      </w:r>
    </w:p>
    <w:p>
      <w:pPr>
        <w:pStyle w:val="Heading2"/>
      </w:pPr>
      <w:r>
        <w:t xml:space="preserve">6.1 Ingestion &amp; Chunking Engine</w:t>
      </w:r>
    </w:p>
    <w:p>
      <w:pPr>
        <w:spacing w:after="160" w:before="0"/>
      </w:pPr>
      <w:r>
        <w:rPr>
          <w:rFonts w:ascii="Arial" w:cs="Arial" w:eastAsia="Arial" w:hAnsi="Arial"/>
          <w:color w:val="1F2937"/>
          <w:sz w:val="22"/>
          <w:szCs w:val="22"/>
        </w:rPr>
        <w:t xml:space="preserve">The ingestion and chunking engine is the most impactful component of any RAG pipeline. Research confirms that chunking strategy selection can matter more than embedding model choice, with adaptive chunking achieving 87% accuracy versus 13% for fixed-size baselines in clinical decision support benchmarks.</w:t>
      </w:r>
    </w:p>
    <w:p>
      <w:pPr>
        <w:pStyle w:val="Heading3"/>
      </w:pPr>
      <w:r>
        <w:t xml:space="preserve">6.1.1 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Params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Fixed-Size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Split by character/token count with overlap</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Baseline, structured data</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512 tokens, 10–20% overlap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Recursive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Split by separators (\n\n, \n, ., space) recursively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General documents (RECOMMENDED DEFAULT)</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512 tokens, 10% overlap</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Structure-Aware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Respect Markdown headers, HTML DOM, code blocks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Technical docs, wikis, codebases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Split on H1/H2/H3 boundaries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Semantic</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Embedding similarity to detect topic boundaries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Long-form prose, research papers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Cosine threshold 0.75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LLM-Driven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Small model makes meaning-aware cut decisions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Complex documents, contracts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Claude Haiku / GPT-4o-mini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Late Chunking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Embed full document first, then split (Jina AI)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Dense retrieval, high-context needs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Jina embeddings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Design Decision: Recursive 512-Token as Default</w:t>
            </w:r>
          </w:p>
          <w:p>
            <w:r>
              <w:rPr>
                <w:rFonts w:ascii="Arial" w:cs="Arial" w:eastAsia="Arial" w:hAnsi="Arial"/>
                <w:color w:val="1F2937"/>
                <w:sz w:val="20"/>
                <w:szCs w:val="20"/>
              </w:rPr>
              <w:t xml:space="preserve">A February 2026 benchmark showed recursive 512-token splitting at 69% accuracy versus semantic chunking at only 54%. Semantic chunking produced fragments averaging 43 tokens, which hurt retrieval. RAG-Forge defaults to recursive splitting and recommends semantic only for long-form prose.</w:t>
            </w:r>
          </w:p>
        </w:tc>
      </w:tr>
    </w:tbl>
    <w:p>
      <w:pPr>
        <w:spacing w:after="100"/>
      </w:pPr>
    </w:p>
    <w:p>
      <w:pPr>
        <w:pStyle w:val="Heading3"/>
      </w:pPr>
      <w:r>
        <w:t xml:space="preserve">6.1.2 ChunkStrategy Interface</w:t>
      </w:r>
    </w:p>
    <w:p>
      <w:pPr>
        <w:spacing w:after="160" w:before="0"/>
      </w:pPr>
      <w:r>
        <w:rPr>
          <w:rFonts w:ascii="Arial" w:cs="Arial" w:eastAsia="Arial" w:hAnsi="Arial"/>
          <w:color w:val="1F2937"/>
          <w:sz w:val="22"/>
          <w:szCs w:val="22"/>
        </w:rPr>
        <w:t xml:space="preserve">Every chunking strategy must implement the ChunkStrategy abstract base class, which enforces a consistent interface across all strategies. This ensures that strategies are interchangeable and that the evaluation engine can compare performance across strategies on the same dataset.</w:t>
      </w:r>
    </w:p>
    <w:p>
      <w:pPr>
        <w:pStyle w:val="ListParagraph"/>
        <w:numPr>
          <w:ilvl w:val="0"/>
          <w:numId w:val="2"/>
        </w:numPr>
        <w:spacing w:after="80"/>
      </w:pPr>
      <w:r>
        <w:rPr>
          <w:rFonts w:ascii="Arial" w:cs="Arial" w:eastAsia="Arial" w:hAnsi="Arial"/>
          <w:color w:val="1F2937"/>
          <w:sz w:val="22"/>
          <w:szCs w:val="22"/>
        </w:rPr>
        <w:t xml:space="preserve">All strategies implement a common ChunkStrategy ABC with chunk(), preview(), and stats() methods</w:t>
      </w:r>
    </w:p>
    <w:p>
      <w:pPr>
        <w:pStyle w:val="ListParagraph"/>
        <w:numPr>
          <w:ilvl w:val="0"/>
          <w:numId w:val="2"/>
        </w:numPr>
        <w:spacing w:after="80"/>
      </w:pPr>
      <w:r>
        <w:rPr>
          <w:rFonts w:ascii="Arial" w:cs="Arial" w:eastAsia="Arial" w:hAnsi="Arial"/>
          <w:color w:val="1F2937"/>
          <w:sz w:val="22"/>
          <w:szCs w:val="22"/>
        </w:rPr>
        <w:t xml:space="preserve">ChunkConfig dataclass validates parameters at init time, not at runtime (fail-fast pattern)</w:t>
      </w:r>
    </w:p>
    <w:p>
      <w:pPr>
        <w:pStyle w:val="ListParagraph"/>
        <w:numPr>
          <w:ilvl w:val="0"/>
          <w:numId w:val="2"/>
        </w:numPr>
        <w:spacing w:after="80"/>
      </w:pPr>
      <w:r>
        <w:rPr>
          <w:rFonts w:ascii="Arial" w:cs="Arial" w:eastAsia="Arial" w:hAnsi="Arial"/>
          <w:color w:val="1F2937"/>
          <w:sz w:val="22"/>
          <w:szCs w:val="22"/>
        </w:rPr>
        <w:t xml:space="preserve">Every chunk carries metadata: source_document, chunk_index, strategy_used, parent_section, and overlap_tokens</w:t>
      </w:r>
    </w:p>
    <w:p>
      <w:pPr>
        <w:pStyle w:val="ListParagraph"/>
        <w:numPr>
          <w:ilvl w:val="0"/>
          <w:numId w:val="2"/>
        </w:numPr>
        <w:spacing w:after="80"/>
      </w:pPr>
      <w:r>
        <w:rPr>
          <w:rFonts w:ascii="Arial" w:cs="Arial" w:eastAsia="Arial" w:hAnsi="Arial"/>
          <w:color w:val="1F2937"/>
          <w:sz w:val="22"/>
          <w:szCs w:val="22"/>
        </w:rPr>
        <w:t xml:space="preserve">The preview flag enables dry-run analysis showing chunk count, size distribution, and boundary decisions before committing to a full index</w:t>
      </w:r>
    </w:p>
    <w:p>
      <w:r>
        <w:br w:type="page"/>
      </w:r>
    </w:p>
    <w:p>
      <w:pPr>
        <w:pStyle w:val="Heading2"/>
      </w:pPr>
      <w:r>
        <w:t xml:space="preserve">6.2 Context Management Layer</w:t>
      </w:r>
    </w:p>
    <w:p>
      <w:pPr>
        <w:spacing w:after="160" w:before="0"/>
      </w:pPr>
      <w:r>
        <w:rPr>
          <w:rFonts w:ascii="Arial" w:cs="Arial" w:eastAsia="Arial" w:hAnsi="Arial"/>
          <w:color w:val="1F2937"/>
          <w:sz w:val="22"/>
          <w:szCs w:val="22"/>
        </w:rPr>
        <w:t xml:space="preserve">Context rot is a documented production problem where retrieved chunks lose relevance as they flow through the generation pipeline. The ContextManager tracks window utilization and applies enrichment techniques to maintain chunk quality.</w:t>
      </w:r>
    </w:p>
    <w:p>
      <w:pPr>
        <w:pStyle w:val="Heading3"/>
      </w:pPr>
      <w:r>
        <w:t xml:space="preserve">6.2.1 Capabilities</w:t>
      </w:r>
    </w:p>
    <w:p>
      <w:pPr>
        <w:pStyle w:val="ListParagraph"/>
        <w:numPr>
          <w:ilvl w:val="0"/>
          <w:numId w:val="4"/>
        </w:numPr>
        <w:spacing w:after="80"/>
      </w:pPr>
      <w:r>
        <w:rPr>
          <w:rFonts w:ascii="Arial" w:cs="Arial" w:eastAsia="Arial" w:hAnsi="Arial"/>
          <w:b/>
          <w:bCs/>
          <w:color w:val="1F2937"/>
          <w:sz w:val="22"/>
          <w:szCs w:val="22"/>
        </w:rPr>
        <w:t xml:space="preserve">Context Window Tracking: </w:t>
      </w:r>
      <w:r>
        <w:rPr>
          <w:rFonts w:ascii="Arial" w:cs="Arial" w:eastAsia="Arial" w:hAnsi="Arial"/>
          <w:color w:val="1F2937"/>
          <w:sz w:val="22"/>
          <w:szCs w:val="22"/>
        </w:rPr>
        <w:t xml:space="preserve">Monitor token utilization per LLM call. Alert when context usage exceeds 80% of model limit. Automatically prioritize chunks by relevance score when truncation is needed.</w:t>
      </w:r>
    </w:p>
    <w:p>
      <w:pPr>
        <w:pStyle w:val="ListParagraph"/>
        <w:numPr>
          <w:ilvl w:val="0"/>
          <w:numId w:val="4"/>
        </w:numPr>
        <w:spacing w:after="80"/>
      </w:pPr>
      <w:r>
        <w:rPr>
          <w:rFonts w:ascii="Arial" w:cs="Arial" w:eastAsia="Arial" w:hAnsi="Arial"/>
          <w:b/>
          <w:bCs/>
          <w:color w:val="1F2937"/>
          <w:sz w:val="22"/>
          <w:szCs w:val="22"/>
        </w:rPr>
        <w:t xml:space="preserve">Contextual Enrichment (Anthropic Technique): </w:t>
      </w:r>
      <w:r>
        <w:rPr>
          <w:rFonts w:ascii="Arial" w:cs="Arial" w:eastAsia="Arial" w:hAnsi="Arial"/>
          <w:color w:val="1F2937"/>
          <w:sz w:val="22"/>
          <w:szCs w:val="22"/>
        </w:rPr>
        <w:t xml:space="preserve">Automatically prepend a document-level summary to each chunk before embedding, using a small LLM. This is the single highest-ROI improvement available, yielding 2–18% improvement in retrieval benchmarks.</w:t>
      </w:r>
    </w:p>
    <w:p>
      <w:pPr>
        <w:pStyle w:val="ListParagraph"/>
        <w:numPr>
          <w:ilvl w:val="0"/>
          <w:numId w:val="4"/>
        </w:numPr>
        <w:spacing w:after="80"/>
      </w:pPr>
      <w:r>
        <w:rPr>
          <w:rFonts w:ascii="Arial" w:cs="Arial" w:eastAsia="Arial" w:hAnsi="Arial"/>
          <w:b/>
          <w:bCs/>
          <w:color w:val="1F2937"/>
          <w:sz w:val="22"/>
          <w:szCs w:val="22"/>
        </w:rPr>
        <w:t xml:space="preserve">Multi-Vector Storage: </w:t>
      </w:r>
      <w:r>
        <w:rPr>
          <w:rFonts w:ascii="Arial" w:cs="Arial" w:eastAsia="Arial" w:hAnsi="Arial"/>
          <w:color w:val="1F2937"/>
          <w:sz w:val="22"/>
          <w:szCs w:val="22"/>
        </w:rPr>
        <w:t xml:space="preserve">Store both dense (semantic) and summary vectors per document, enabling retrieval at different granularities without re-indexing.</w:t>
      </w:r>
    </w:p>
    <w:p>
      <w:pPr>
        <w:pStyle w:val="ListParagraph"/>
        <w:numPr>
          <w:ilvl w:val="0"/>
          <w:numId w:val="4"/>
        </w:numPr>
        <w:spacing w:after="80"/>
      </w:pPr>
      <w:r>
        <w:rPr>
          <w:rFonts w:ascii="Arial" w:cs="Arial" w:eastAsia="Arial" w:hAnsi="Arial"/>
          <w:b/>
          <w:bCs/>
          <w:color w:val="1F2937"/>
          <w:sz w:val="22"/>
          <w:szCs w:val="22"/>
        </w:rPr>
        <w:t xml:space="preserve">Session Memory: </w:t>
      </w:r>
      <w:r>
        <w:rPr>
          <w:rFonts w:ascii="Arial" w:cs="Arial" w:eastAsia="Arial" w:hAnsi="Arial"/>
          <w:color w:val="1F2937"/>
          <w:sz w:val="22"/>
          <w:szCs w:val="22"/>
        </w:rPr>
        <w:t xml:space="preserve">Conversational context tracking for multi-turn RAG, with configurable window sizes and summarization strategies for long conversations.</w:t>
      </w:r>
    </w:p>
    <w:p>
      <w:pPr>
        <w:pStyle w:val="ListParagraph"/>
        <w:numPr>
          <w:ilvl w:val="0"/>
          <w:numId w:val="4"/>
        </w:numPr>
        <w:spacing w:after="80"/>
      </w:pPr>
      <w:r>
        <w:rPr>
          <w:rFonts w:ascii="Arial" w:cs="Arial" w:eastAsia="Arial" w:hAnsi="Arial"/>
          <w:b/>
          <w:bCs/>
          <w:color w:val="1F2937"/>
          <w:sz w:val="22"/>
          <w:szCs w:val="22"/>
        </w:rPr>
        <w:t xml:space="preserve">Semantic Caching: </w:t>
      </w:r>
      <w:r>
        <w:rPr>
          <w:rFonts w:ascii="Arial" w:cs="Arial" w:eastAsia="Arial" w:hAnsi="Arial"/>
          <w:color w:val="1F2937"/>
          <w:sz w:val="22"/>
          <w:szCs w:val="22"/>
        </w:rPr>
        <w:t xml:space="preserve">Redis-backed cache for semantically similar queries. Target: 40%+ cache hit rate, which industry data shows reduces LLM costs by up to 68.8%.</w:t>
      </w:r>
    </w:p>
    <w:p>
      <w:r>
        <w:br w:type="page"/>
      </w:r>
    </w:p>
    <w:p>
      <w:pPr>
        <w:pStyle w:val="Heading2"/>
      </w:pPr>
      <w:r>
        <w:t xml:space="preserve">6.3 Hybrid Retrieval Engine</w:t>
      </w:r>
    </w:p>
    <w:p>
      <w:pPr>
        <w:spacing w:after="160" w:before="0"/>
      </w:pPr>
      <w:r>
        <w:rPr>
          <w:rFonts w:ascii="Arial" w:cs="Arial" w:eastAsia="Arial" w:hAnsi="Arial"/>
          <w:color w:val="1F2937"/>
          <w:sz w:val="22"/>
          <w:szCs w:val="22"/>
        </w:rPr>
        <w:t xml:space="preserve">Pure vector search is insufficient for production RAG. The retrieval engine combines multiple strategies with intelligent fusion and routing.</w:t>
      </w:r>
    </w:p>
    <w:p>
      <w:pPr>
        <w:pStyle w:val="Heading3"/>
      </w:pPr>
      <w:r>
        <w:t xml:space="preserve">6.3.1 Retrieval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2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 Target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 Query Analysis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Adaptive Query Router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Classify query type (factual, analytical, multi-hop) and route to optimal retrieval strategy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&lt; 50ms routing decision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2. Dense Retrieval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Semantic Search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Qdrant / PGVector with HNSW indexing</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Sub-100ms at 95%+ recall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3. Sparse Retrieval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BM25 Keyword Search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BM25s library (dev) / Elasticsearch (prod)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Exact keyword matching for entities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4. Fusion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Reciprocal Rank Fusion (RRF)</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Combine dense + sparse results with configurable alpha weighting</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Tunable precision/recall balance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5. Reranking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Cross-Encoder Reranker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Cohere Rerank API (cloud) or BAAI/bge-reranker-v2-m3 (local)</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nDCG@10 improvement of 10%+ over pre-rerank</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6. Multi-Query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Query Decomposition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Break complex queries into 3–5 sub-queries, retrieve independently, merge results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Multi-hop accuracy improvement</w:t>
            </w:r>
          </w:p>
        </w:tc>
      </w:tr>
    </w:tbl>
    <w:p>
      <w:r>
        <w:br w:type="page"/>
      </w:r>
    </w:p>
    <w:p>
      <w:pPr>
        <w:pStyle w:val="Heading2"/>
      </w:pPr>
      <w:r>
        <w:t xml:space="preserve">6.4 Evaluation &amp; Audit Engine (CRITICAL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This Is the Differentiator</w:t>
            </w:r>
          </w:p>
          <w:p>
            <w:r>
              <w:rPr>
                <w:rFonts w:ascii="Arial" w:cs="Arial" w:eastAsia="Arial" w:hAnsi="Arial"/>
                <w:color w:val="1F2937"/>
                <w:sz w:val="20"/>
                <w:szCs w:val="20"/>
              </w:rPr>
              <w:t xml:space="preserve">The evaluation engine is what separates RAG-Forge from every other RAG tool on the market. While competitors treat evaluation as optional, RAG-Forge makes it the centerpiece. The rag-forge audit command is both the viral hook for open-source adoption and the foundation of the consulting business model.</w:t>
            </w:r>
          </w:p>
        </w:tc>
      </w:tr>
    </w:tbl>
    <w:p>
      <w:pPr>
        <w:spacing w:after="100"/>
      </w:pPr>
    </w:p>
    <w:p>
      <w:pPr>
        <w:pStyle w:val="Heading3"/>
      </w:pPr>
      <w:r>
        <w:t xml:space="preserve">6.4.1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Production Threshold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Context Relevance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Are retrieved chunks relevant to the query?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RAGAS v2</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 0.80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Faithfulness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Is the answer grounded in the retrieved context?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RAGAS v2 + DeepEval</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 0.85 (CI gate)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Answer Relevance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Does the answer address the question asked?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RAGAS v2</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 0.80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Hallucination Rate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What percentage of claims lack source support?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DeepEval</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&lt; 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Recall@K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How many ideal chunks were in the top K results?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Custom implementation</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 70% (RMM-1), ≥ 85% (RMM-3+)</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nDCG@10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Ranking quality of retrieved chunks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Custom implementation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 10% improvement with reranker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Latency P95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End-to-end retrieval + generation time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OpenTelemetry</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&lt; 4 seconds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TTFT P90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Time to first token from query submission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OpenTelemetry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&lt; 2 seconds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Cost Per Query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Total API cost for embedding + LLM per query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Custom tracking</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Tracked, no fixed threshold</w:t>
            </w:r>
          </w:p>
        </w:tc>
      </w:tr>
    </w:tbl>
    <w:p>
      <w:pPr>
        <w:spacing w:after="100"/>
      </w:pPr>
    </w:p>
    <w:p>
      <w:pPr>
        <w:pStyle w:val="Heading3"/>
      </w:pPr>
      <w:r>
        <w:t xml:space="preserve">6.4.2 Evaluation Modes</w:t>
      </w:r>
    </w:p>
    <w:p>
      <w:pPr>
        <w:pStyle w:val="ListParagraph"/>
        <w:numPr>
          <w:ilvl w:val="0"/>
          <w:numId w:val="5"/>
        </w:numPr>
        <w:spacing w:after="80"/>
      </w:pPr>
      <w:r>
        <w:rPr>
          <w:rFonts w:ascii="Arial" w:cs="Arial" w:eastAsia="Arial" w:hAnsi="Arial"/>
          <w:b/>
          <w:bCs/>
          <w:color w:val="1F2937"/>
          <w:sz w:val="22"/>
          <w:szCs w:val="22"/>
        </w:rPr>
        <w:t xml:space="preserve">Golden Set Evaluation: </w:t>
      </w:r>
      <w:r>
        <w:rPr>
          <w:rFonts w:ascii="Arial" w:cs="Arial" w:eastAsia="Arial" w:hAnsi="Arial"/>
          <w:color w:val="1F2937"/>
          <w:sz w:val="22"/>
          <w:szCs w:val="22"/>
        </w:rPr>
        <w:t xml:space="preserve">Run evaluation against a curated set of question-answer pairs with known ideal chunks. The golden set uses a versioned JSON schema with fields for query, expected_answer_keywords, expected_source_chunk_ids, difficulty, topic, requires_multi_hop, and adversarial flags.</w:t>
      </w:r>
    </w:p>
    <w:p>
      <w:pPr>
        <w:pStyle w:val="ListParagraph"/>
        <w:numPr>
          <w:ilvl w:val="0"/>
          <w:numId w:val="5"/>
        </w:numPr>
        <w:spacing w:after="80"/>
      </w:pPr>
      <w:r>
        <w:rPr>
          <w:rFonts w:ascii="Arial" w:cs="Arial" w:eastAsia="Arial" w:hAnsi="Arial"/>
          <w:b/>
          <w:bCs/>
          <w:color w:val="1F2937"/>
          <w:sz w:val="22"/>
          <w:szCs w:val="22"/>
        </w:rPr>
        <w:t xml:space="preserve">LLM-as-Judge: </w:t>
      </w:r>
      <w:r>
        <w:rPr>
          <w:rFonts w:ascii="Arial" w:cs="Arial" w:eastAsia="Arial" w:hAnsi="Arial"/>
          <w:color w:val="1F2937"/>
          <w:sz w:val="22"/>
          <w:szCs w:val="22"/>
        </w:rPr>
        <w:t xml:space="preserve">Use Claude or GPT-4o to score responses on accuracy, completeness, coherence, and citation quality on a 1–5 scale. Cross-provider judging (using a different model than the pipeline’s generator) reduces bias.</w:t>
      </w:r>
    </w:p>
    <w:p>
      <w:pPr>
        <w:pStyle w:val="ListParagraph"/>
        <w:numPr>
          <w:ilvl w:val="0"/>
          <w:numId w:val="5"/>
        </w:numPr>
        <w:spacing w:after="80"/>
      </w:pPr>
      <w:r>
        <w:rPr>
          <w:rFonts w:ascii="Arial" w:cs="Arial" w:eastAsia="Arial" w:hAnsi="Arial"/>
          <w:b/>
          <w:bCs/>
          <w:color w:val="1F2937"/>
          <w:sz w:val="22"/>
          <w:szCs w:val="22"/>
        </w:rPr>
        <w:t xml:space="preserve">CI/CD Gate Mode: </w:t>
      </w:r>
      <w:r>
        <w:rPr>
          <w:rFonts w:ascii="Arial" w:cs="Arial" w:eastAsia="Arial" w:hAnsi="Arial"/>
          <w:color w:val="1F2937"/>
          <w:sz w:val="22"/>
          <w:szCs w:val="22"/>
        </w:rPr>
        <w:t xml:space="preserve">Integrated with GitHub Actions via .github/workflows/rag-audit.yml. The workflow runs rag-forge audit on every PR and blocks merge if faithfulness drops below the configured threshold (default: 0.85).</w:t>
      </w:r>
    </w:p>
    <w:p>
      <w:r>
        <w:br w:type="page"/>
      </w:r>
    </w:p>
    <w:p>
      <w:pPr>
        <w:pStyle w:val="Heading3"/>
      </w:pPr>
      <w:r>
        <w:t xml:space="preserve">6.4.3 Standardized Audit Input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Critical Design Decision: Constrained Audit Scope</w:t>
            </w:r>
          </w:p>
          <w:p>
            <w:r>
              <w:rPr>
                <w:rFonts w:ascii="Arial" w:cs="Arial" w:eastAsia="Arial" w:hAnsi="Arial"/>
                <w:color w:val="1F2937"/>
                <w:sz w:val="20"/>
                <w:szCs w:val="20"/>
              </w:rPr>
              <w:t xml:space="preserve">Rather than attempting to hook into every possible RAG framework’s internals (a massive engineering challenge), RAG-Forge defines a standardized JSON Lines input format. Users export their pipeline’s telemetry into this format, and rag-forge audit evaluates it. This drastically reduces engineering burden while preserving assessment value.</w:t>
            </w:r>
          </w:p>
        </w:tc>
      </w:tr>
    </w:tbl>
    <w:p>
      <w:pPr>
        <w:spacing w:after="80"/>
      </w:pPr>
    </w:p>
    <w:p>
      <w:pPr>
        <w:spacing w:after="160" w:before="0"/>
      </w:pPr>
      <w:r>
        <w:rPr>
          <w:rFonts w:ascii="Arial" w:cs="Arial" w:eastAsia="Arial" w:hAnsi="Arial"/>
          <w:color w:val="1F2937"/>
          <w:sz w:val="22"/>
          <w:szCs w:val="22"/>
        </w:rPr>
        <w:t xml:space="preserve">The audit input file (.jsonl) requires each line to contain a JSON object with three required fields: query (the user question), contexts (an array of retrieved text chunks), and response (the generated answer). Optional fields include expected_answer, chunk_ids, latency_ms, and model_used. This format is simple enough that any RAG pipeline can export it regardless of framework, yet rich enough for comprehensive evaluation.</w:t>
      </w:r>
    </w:p>
    <w:p>
      <w:pPr>
        <w:pStyle w:val="Heading3"/>
      </w:pPr>
      <w:r>
        <w:t xml:space="preserve">6.4.4 Audit Report Output</w:t>
      </w:r>
    </w:p>
    <w:p>
      <w:pPr>
        <w:spacing w:after="160" w:before="0"/>
      </w:pPr>
      <w:r>
        <w:rPr>
          <w:rFonts w:ascii="Arial" w:cs="Arial" w:eastAsia="Arial" w:hAnsi="Arial"/>
          <w:color w:val="1F2937"/>
          <w:sz w:val="22"/>
          <w:szCs w:val="22"/>
        </w:rPr>
        <w:t xml:space="preserve">The audit command generates a standalone HTML report modeled after Google Lighthouse reports. The report must be visually compelling enough that a developer can present it to their engineering manager or a consultant can present it to a client.</w:t>
      </w:r>
    </w:p>
    <w:p>
      <w:pPr>
        <w:spacing w:after="160" w:before="0"/>
      </w:pPr>
      <w:r>
        <w:rPr>
          <w:rFonts w:ascii="Arial" w:cs="Arial" w:eastAsia="Arial" w:hAnsi="Arial"/>
          <w:color w:val="1F2937"/>
          <w:sz w:val="22"/>
          <w:szCs w:val="22"/>
        </w:rPr>
        <w:t xml:space="preserve">Report contents include:</w:t>
      </w:r>
    </w:p>
    <w:p>
      <w:pPr>
        <w:pStyle w:val="ListParagraph"/>
        <w:numPr>
          <w:ilvl w:val="0"/>
          <w:numId w:val="2"/>
        </w:numPr>
        <w:spacing w:after="80"/>
      </w:pPr>
      <w:r>
        <w:rPr>
          <w:rFonts w:ascii="Arial" w:cs="Arial" w:eastAsia="Arial" w:hAnsi="Arial"/>
          <w:color w:val="1F2937"/>
          <w:sz w:val="22"/>
          <w:szCs w:val="22"/>
        </w:rPr>
        <w:t xml:space="preserve">Overall RAG Maturity Model (RMM) score with level badge (RMM-0 through RMM-5)</w:t>
      </w:r>
    </w:p>
    <w:p>
      <w:pPr>
        <w:pStyle w:val="ListParagraph"/>
        <w:numPr>
          <w:ilvl w:val="0"/>
          <w:numId w:val="2"/>
        </w:numPr>
        <w:spacing w:after="80"/>
      </w:pPr>
      <w:r>
        <w:rPr>
          <w:rFonts w:ascii="Arial" w:cs="Arial" w:eastAsia="Arial" w:hAnsi="Arial"/>
          <w:color w:val="1F2937"/>
          <w:sz w:val="22"/>
          <w:szCs w:val="22"/>
        </w:rPr>
        <w:t xml:space="preserve">Radar chart showing performance across all evaluation dimensions</w:t>
      </w:r>
    </w:p>
    <w:p>
      <w:pPr>
        <w:pStyle w:val="ListParagraph"/>
        <w:numPr>
          <w:ilvl w:val="0"/>
          <w:numId w:val="2"/>
        </w:numPr>
        <w:spacing w:after="80"/>
      </w:pPr>
      <w:r>
        <w:rPr>
          <w:rFonts w:ascii="Arial" w:cs="Arial" w:eastAsia="Arial" w:hAnsi="Arial"/>
          <w:color w:val="1F2937"/>
          <w:sz w:val="22"/>
          <w:szCs w:val="22"/>
        </w:rPr>
        <w:t xml:space="preserve">Per-metric scores with trend arrows (improving/declining) if historical data is available</w:t>
      </w:r>
    </w:p>
    <w:p>
      <w:pPr>
        <w:pStyle w:val="ListParagraph"/>
        <w:numPr>
          <w:ilvl w:val="0"/>
          <w:numId w:val="2"/>
        </w:numPr>
        <w:spacing w:after="80"/>
      </w:pPr>
      <w:r>
        <w:rPr>
          <w:rFonts w:ascii="Arial" w:cs="Arial" w:eastAsia="Arial" w:hAnsi="Arial"/>
          <w:color w:val="1F2937"/>
          <w:sz w:val="22"/>
          <w:szCs w:val="22"/>
        </w:rPr>
        <w:t xml:space="preserve">Worst-performing queries highlighted with root cause analysis (retrieval failure vs. generation hallucination)</w:t>
      </w:r>
    </w:p>
    <w:p>
      <w:pPr>
        <w:pStyle w:val="ListParagraph"/>
        <w:numPr>
          <w:ilvl w:val="0"/>
          <w:numId w:val="2"/>
        </w:numPr>
        <w:spacing w:after="80"/>
      </w:pPr>
      <w:r>
        <w:rPr>
          <w:rFonts w:ascii="Arial" w:cs="Arial" w:eastAsia="Arial" w:hAnsi="Arial"/>
          <w:color w:val="1F2937"/>
          <w:sz w:val="22"/>
          <w:szCs w:val="22"/>
        </w:rPr>
        <w:t xml:space="preserve">Actionable recommendations ranked by impact, mapped to specific rag-forge commands or configuration changes</w:t>
      </w:r>
    </w:p>
    <w:p>
      <w:pPr>
        <w:pStyle w:val="ListParagraph"/>
        <w:numPr>
          <w:ilvl w:val="0"/>
          <w:numId w:val="2"/>
        </w:numPr>
        <w:spacing w:after="80"/>
      </w:pPr>
      <w:r>
        <w:rPr>
          <w:rFonts w:ascii="Arial" w:cs="Arial" w:eastAsia="Arial" w:hAnsi="Arial"/>
          <w:color w:val="1F2937"/>
          <w:sz w:val="22"/>
          <w:szCs w:val="22"/>
        </w:rPr>
        <w:t xml:space="preserve">Cost analysis: estimated monthly spend at current query volume</w:t>
      </w:r>
    </w:p>
    <w:p>
      <w:pPr>
        <w:pStyle w:val="ListParagraph"/>
        <w:numPr>
          <w:ilvl w:val="0"/>
          <w:numId w:val="2"/>
        </w:numPr>
        <w:spacing w:after="80"/>
      </w:pPr>
      <w:r>
        <w:rPr>
          <w:rFonts w:ascii="Arial" w:cs="Arial" w:eastAsia="Arial" w:hAnsi="Arial"/>
          <w:color w:val="1F2937"/>
          <w:sz w:val="22"/>
          <w:szCs w:val="22"/>
        </w:rPr>
        <w:t xml:space="preserve">Export options: HTML (default), PDF (via --pdf flag using Playwright), JSON (machine-readable)</w:t>
      </w:r>
    </w:p>
    <w:p>
      <w:r>
        <w:br w:type="page"/>
      </w:r>
    </w:p>
    <w:p>
      <w:pPr>
        <w:pStyle w:val="Heading2"/>
      </w:pPr>
      <w:r>
        <w:t xml:space="preserve">6.5 Security Module</w:t>
      </w:r>
    </w:p>
    <w:p>
      <w:pPr>
        <w:spacing w:after="160" w:before="0"/>
      </w:pPr>
      <w:r>
        <w:rPr>
          <w:rFonts w:ascii="Arial" w:cs="Arial" w:eastAsia="Arial" w:hAnsi="Arial"/>
          <w:color w:val="1F2937"/>
          <w:sz w:val="22"/>
          <w:szCs w:val="22"/>
        </w:rPr>
        <w:t xml:space="preserve">Every query flows through a dual-pipeline interceptor chain: InputGuard (pre-retrieval) and OutputGuard (post-generation). This is non-negotiable in the enterprise template.</w:t>
      </w:r>
    </w:p>
    <w:p>
      <w:pPr>
        <w:pStyle w:val="Heading3"/>
      </w:pPr>
      <w:r>
        <w:t xml:space="preserve">6.5.1 InputGuard Pipeline</w:t>
      </w:r>
    </w:p>
    <w:p>
      <w:pPr>
        <w:pStyle w:val="ListParagraph"/>
        <w:numPr>
          <w:ilvl w:val="0"/>
          <w:numId w:val="2"/>
        </w:numPr>
        <w:spacing w:after="80"/>
      </w:pPr>
      <w:r>
        <w:rPr>
          <w:rFonts w:ascii="Arial" w:cs="Arial" w:eastAsia="Arial" w:hAnsi="Arial"/>
          <w:b/>
          <w:bCs/>
          <w:color w:val="1F2937"/>
          <w:sz w:val="22"/>
          <w:szCs w:val="22"/>
        </w:rPr>
        <w:t xml:space="preserve">Prompt Injection Detection: </w:t>
      </w:r>
      <w:r>
        <w:rPr>
          <w:rFonts w:ascii="Arial" w:cs="Arial" w:eastAsia="Arial" w:hAnsi="Arial"/>
          <w:color w:val="1F2937"/>
          <w:sz w:val="22"/>
          <w:szCs w:val="22"/>
        </w:rPr>
        <w:t xml:space="preserve">Pattern-based + classifier-based detection of injection attempts in user queries</w:t>
      </w:r>
    </w:p>
    <w:p>
      <w:pPr>
        <w:pStyle w:val="ListParagraph"/>
        <w:numPr>
          <w:ilvl w:val="0"/>
          <w:numId w:val="2"/>
        </w:numPr>
        <w:spacing w:after="80"/>
      </w:pPr>
      <w:r>
        <w:rPr>
          <w:rFonts w:ascii="Arial" w:cs="Arial" w:eastAsia="Arial" w:hAnsi="Arial"/>
          <w:b/>
          <w:bCs/>
          <w:color w:val="1F2937"/>
          <w:sz w:val="22"/>
          <w:szCs w:val="22"/>
        </w:rPr>
        <w:t xml:space="preserve">Out-of-Scope Classifier: </w:t>
      </w:r>
      <w:r>
        <w:rPr>
          <w:rFonts w:ascii="Arial" w:cs="Arial" w:eastAsia="Arial" w:hAnsi="Arial"/>
          <w:color w:val="1F2937"/>
          <w:sz w:val="22"/>
          <w:szCs w:val="22"/>
        </w:rPr>
        <w:t xml:space="preserve">Route queries outside the knowledge base scope to a controlled fallback response</w:t>
      </w:r>
    </w:p>
    <w:p>
      <w:pPr>
        <w:pStyle w:val="ListParagraph"/>
        <w:numPr>
          <w:ilvl w:val="0"/>
          <w:numId w:val="2"/>
        </w:numPr>
        <w:spacing w:after="80"/>
      </w:pPr>
      <w:r>
        <w:rPr>
          <w:rFonts w:ascii="Arial" w:cs="Arial" w:eastAsia="Arial" w:hAnsi="Arial"/>
          <w:b/>
          <w:bCs/>
          <w:color w:val="1F2937"/>
          <w:sz w:val="22"/>
          <w:szCs w:val="22"/>
        </w:rPr>
        <w:t xml:space="preserve">Rate Limiter: </w:t>
      </w:r>
      <w:r>
        <w:rPr>
          <w:rFonts w:ascii="Arial" w:cs="Arial" w:eastAsia="Arial" w:hAnsi="Arial"/>
          <w:color w:val="1F2937"/>
          <w:sz w:val="22"/>
          <w:szCs w:val="22"/>
        </w:rPr>
        <w:t xml:space="preserve">Per-user and per-tenant cost budgets to prevent runaway API spend</w:t>
      </w:r>
    </w:p>
    <w:p>
      <w:pPr>
        <w:pStyle w:val="ListParagraph"/>
        <w:numPr>
          <w:ilvl w:val="0"/>
          <w:numId w:val="2"/>
        </w:numPr>
        <w:spacing w:after="80"/>
      </w:pPr>
      <w:r>
        <w:rPr>
          <w:rFonts w:ascii="Arial" w:cs="Arial" w:eastAsia="Arial" w:hAnsi="Arial"/>
          <w:b/>
          <w:bCs/>
          <w:color w:val="1F2937"/>
          <w:sz w:val="22"/>
          <w:szCs w:val="22"/>
        </w:rPr>
        <w:t xml:space="preserve">PII Scanner (Input): </w:t>
      </w:r>
      <w:r>
        <w:rPr>
          <w:rFonts w:ascii="Arial" w:cs="Arial" w:eastAsia="Arial" w:hAnsi="Arial"/>
          <w:color w:val="1F2937"/>
          <w:sz w:val="22"/>
          <w:szCs w:val="22"/>
        </w:rPr>
        <w:t xml:space="preserve">Presidio-based detection of sensitive information in queries before they reach the LLM</w:t>
      </w:r>
    </w:p>
    <w:p>
      <w:pPr>
        <w:pStyle w:val="Heading3"/>
      </w:pPr>
      <w:r>
        <w:t xml:space="preserve">6.5.2 OutputGuard Pipeline</w:t>
      </w:r>
    </w:p>
    <w:p>
      <w:pPr>
        <w:pStyle w:val="ListParagraph"/>
        <w:numPr>
          <w:ilvl w:val="0"/>
          <w:numId w:val="2"/>
        </w:numPr>
        <w:spacing w:after="80"/>
      </w:pPr>
      <w:r>
        <w:rPr>
          <w:rFonts w:ascii="Arial" w:cs="Arial" w:eastAsia="Arial" w:hAnsi="Arial"/>
          <w:b/>
          <w:bCs/>
          <w:color w:val="1F2937"/>
          <w:sz w:val="22"/>
          <w:szCs w:val="22"/>
        </w:rPr>
        <w:t xml:space="preserve">Faithfulness Checker: </w:t>
      </w:r>
      <w:r>
        <w:rPr>
          <w:rFonts w:ascii="Arial" w:cs="Arial" w:eastAsia="Arial" w:hAnsi="Arial"/>
          <w:color w:val="1F2937"/>
          <w:sz w:val="22"/>
          <w:szCs w:val="22"/>
        </w:rPr>
        <w:t xml:space="preserve">NLI-based grounding check with configurable threshold (default: 0.85). Any response below threshold is flagged or blocked.</w:t>
      </w:r>
    </w:p>
    <w:p>
      <w:pPr>
        <w:pStyle w:val="ListParagraph"/>
        <w:numPr>
          <w:ilvl w:val="0"/>
          <w:numId w:val="2"/>
        </w:numPr>
        <w:spacing w:after="80"/>
      </w:pPr>
      <w:r>
        <w:rPr>
          <w:rFonts w:ascii="Arial" w:cs="Arial" w:eastAsia="Arial" w:hAnsi="Arial"/>
          <w:b/>
          <w:bCs/>
          <w:color w:val="1F2937"/>
          <w:sz w:val="22"/>
          <w:szCs w:val="22"/>
        </w:rPr>
        <w:t xml:space="preserve">PII Scanner (Output): </w:t>
      </w:r>
      <w:r>
        <w:rPr>
          <w:rFonts w:ascii="Arial" w:cs="Arial" w:eastAsia="Arial" w:hAnsi="Arial"/>
          <w:color w:val="1F2937"/>
          <w:sz w:val="22"/>
          <w:szCs w:val="22"/>
        </w:rPr>
        <w:t xml:space="preserve">Post-generation Presidio scan to catch PII that may have leaked from retrieved documents</w:t>
      </w:r>
    </w:p>
    <w:p>
      <w:pPr>
        <w:pStyle w:val="ListParagraph"/>
        <w:numPr>
          <w:ilvl w:val="0"/>
          <w:numId w:val="2"/>
        </w:numPr>
        <w:spacing w:after="80"/>
      </w:pPr>
      <w:r>
        <w:rPr>
          <w:rFonts w:ascii="Arial" w:cs="Arial" w:eastAsia="Arial" w:hAnsi="Arial"/>
          <w:b/>
          <w:bCs/>
          <w:color w:val="1F2937"/>
          <w:sz w:val="22"/>
          <w:szCs w:val="22"/>
        </w:rPr>
        <w:t xml:space="preserve">Citation Validator: </w:t>
      </w:r>
      <w:r>
        <w:rPr>
          <w:rFonts w:ascii="Arial" w:cs="Arial" w:eastAsia="Arial" w:hAnsi="Arial"/>
          <w:color w:val="1F2937"/>
          <w:sz w:val="22"/>
          <w:szCs w:val="22"/>
        </w:rPr>
        <w:t xml:space="preserve">Ensures all factual claims in the response map to a specific chunk_id in the retrieved context</w:t>
      </w:r>
    </w:p>
    <w:p>
      <w:pPr>
        <w:pStyle w:val="ListParagraph"/>
        <w:numPr>
          <w:ilvl w:val="0"/>
          <w:numId w:val="2"/>
        </w:numPr>
        <w:spacing w:after="80"/>
      </w:pPr>
      <w:r>
        <w:rPr>
          <w:rFonts w:ascii="Arial" w:cs="Arial" w:eastAsia="Arial" w:hAnsi="Arial"/>
          <w:b/>
          <w:bCs/>
          <w:color w:val="1F2937"/>
          <w:sz w:val="22"/>
          <w:szCs w:val="22"/>
        </w:rPr>
        <w:t xml:space="preserve">Staleness Flag: </w:t>
      </w:r>
      <w:r>
        <w:rPr>
          <w:rFonts w:ascii="Arial" w:cs="Arial" w:eastAsia="Arial" w:hAnsi="Arial"/>
          <w:color w:val="1F2937"/>
          <w:sz w:val="22"/>
          <w:szCs w:val="22"/>
        </w:rPr>
        <w:t xml:space="preserve">Warns when response relies on context older than a configurable threshold (default: 90 days)</w:t>
      </w:r>
    </w:p>
    <w:p>
      <w:r>
        <w:br w:type="page"/>
      </w:r>
    </w:p>
    <w:p>
      <w:pPr>
        <w:pStyle w:val="Heading2"/>
      </w:pPr>
      <w:r>
        <w:t xml:space="preserve">6.6 MCP Server Integration</w:t>
      </w:r>
    </w:p>
    <w:p>
      <w:pPr>
        <w:spacing w:after="160" w:before="0"/>
      </w:pPr>
      <w:r>
        <w:rPr>
          <w:rFonts w:ascii="Arial" w:cs="Arial" w:eastAsia="Arial" w:hAnsi="Arial"/>
          <w:color w:val="1F2937"/>
          <w:sz w:val="22"/>
          <w:szCs w:val="22"/>
        </w:rPr>
        <w:t xml:space="preserve">The MCP (Model Context Protocol) server package exposes RAG-Forge pipeline operations as tools that any MCP-compatible AI agent can call. This transforms RAG-Forge from a CLI tool into a live intelligence layer.</w:t>
      </w:r>
    </w:p>
    <w:p>
      <w:pPr>
        <w:pStyle w:val="Heading3"/>
      </w:pPr>
      <w:r>
        <w:t xml:space="preserve">6.6.1 Exposed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Name</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rag_query</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Execute a RAG query against the indexed pipeline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query (string), top_k (int), agent_mode (bool)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rag_ingest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Index new documents into the pipeline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source_path (string), strategy (enum), preview (bool)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rag_audit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Run evaluation suite and return results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golden_set_path (string), metrics (array)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rag_inspect</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Debug a specific chunk by ID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chunk_id (string)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rag_status</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Return pipeline health metrics and cache stats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None</w:t>
            </w:r>
          </w:p>
        </w:tc>
      </w:tr>
    </w:tbl>
    <w:p>
      <w:pPr>
        <w:spacing w:after="80"/>
      </w:pPr>
    </w:p>
    <w:p>
      <w:pPr>
        <w:spacing w:after="160" w:before="0"/>
      </w:pPr>
      <w:r>
        <w:rPr>
          <w:rFonts w:ascii="Arial" w:cs="Arial" w:eastAsia="Arial" w:hAnsi="Arial"/>
          <w:color w:val="1F2937"/>
          <w:sz w:val="22"/>
          <w:szCs w:val="22"/>
        </w:rPr>
        <w:t xml:space="preserve">The MCP server launches via rag-forge serve --mcp --port 3100 and supports both SSE and streamable-HTTP transports. This enables Claude Code to call RAG-Forge tools directly as native tool calls, and n8n’s AI Agent node to connect to a running RAG-Forge instance via the MCP standard.</w:t>
      </w:r>
    </w:p>
    <w:p>
      <w:pPr>
        <w:pStyle w:val="Heading3"/>
      </w:pPr>
      <w:r>
        <w:t xml:space="preserve">6.6.2 n8n Integration Template</w:t>
      </w:r>
    </w:p>
    <w:p>
      <w:pPr>
        <w:spacing w:after="160" w:before="0"/>
      </w:pPr>
      <w:r>
        <w:rPr>
          <w:rFonts w:ascii="Arial" w:cs="Arial" w:eastAsia="Arial" w:hAnsi="Arial"/>
          <w:color w:val="1F2937"/>
          <w:sz w:val="22"/>
          <w:szCs w:val="22"/>
        </w:rPr>
        <w:t xml:space="preserve">The templates/n8n/ directory includes a pre-built n8n workflow JSON that wires RAG-Forge MCP to n8n’s AI Agent node, webhook trigger support for auto-ingestion from external sources (new Notion doc, Slack message, email), and a rag-forge n8n export command that generates importable n8n JSON from the current pipeline configuration.</w:t>
      </w:r>
    </w:p>
    <w:p>
      <w:r>
        <w:br w:type="page"/>
      </w:r>
    </w:p>
    <w:p>
      <w:pPr>
        <w:pStyle w:val="Heading2"/>
      </w:pPr>
      <w:r>
        <w:t xml:space="preserve">6.7 Observability Stack</w:t>
      </w:r>
    </w:p>
    <w:p>
      <w:pPr>
        <w:spacing w:after="160" w:before="0"/>
      </w:pPr>
      <w:r>
        <w:rPr>
          <w:rFonts w:ascii="Arial" w:cs="Arial" w:eastAsia="Arial" w:hAnsi="Arial"/>
          <w:color w:val="1F2937"/>
          <w:sz w:val="22"/>
          <w:szCs w:val="22"/>
        </w:rPr>
        <w:t xml:space="preserve">OpenTelemetry tracing is integrated end-to-end, capturing ingestion latency, embedding cost, retrieval recall, reranker score distribution, token usage per call, and LLM faithfulness scores. Every pipeline stage emits a span with standardized attributes.</w:t>
      </w:r>
    </w:p>
    <w:p>
      <w:pPr>
        <w:spacing w:after="160" w:before="0"/>
      </w:pPr>
      <w:r>
        <w:rPr>
          <w:rFonts w:ascii="Arial" w:cs="Arial" w:eastAsia="Arial" w:hAnsi="Arial"/>
          <w:color w:val="1F2937"/>
          <w:sz w:val="22"/>
          <w:szCs w:val="22"/>
        </w:rPr>
        <w:t xml:space="preserve">Output targets include Grafana-compatible JSON dashboards, Langfuse integration for LLM-specific observability, and a built-in HTML report via rag-forge report for teams without existing observability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Method</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Ingestion latency (per document)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OTEL span duration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&gt; 30s per document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Embedding cost (per batch)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Token count * model pricing</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&gt; $0.10 per batch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Retrieval recall@5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Golden set comparison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&lt; 70%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Reranker score distribution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Score histogram per query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Bimodal distribution (signals poor chunking)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Token usage per query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Input + output token count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&gt; 80% of model context window</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Cache hit rate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Redis hit/miss counter</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&lt; 30% after warm-up period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End-to-end P95 latency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OTEL trace duration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&gt; 4 seconds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Query drift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Embedding distribution shift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Cosine distance &gt; 0.15 from baseline</w:t>
            </w:r>
          </w:p>
        </w:tc>
      </w:tr>
    </w:tbl>
    <w:p>
      <w:r>
        <w:br w:type="page"/>
      </w:r>
    </w:p>
    <w:p>
      <w:pPr>
        <w:pStyle w:val="Heading1"/>
      </w:pPr>
      <w:r>
        <w:t xml:space="preserve">7. CLI Command Reference</w:t>
      </w:r>
    </w:p>
    <w:p>
      <w:pPr>
        <w:spacing w:after="160" w:before="0"/>
      </w:pPr>
      <w:r>
        <w:rPr>
          <w:rFonts w:ascii="Arial" w:cs="Arial" w:eastAsia="Arial" w:hAnsi="Arial"/>
          <w:color w:val="1F2937"/>
          <w:sz w:val="22"/>
          <w:szCs w:val="22"/>
        </w:rPr>
        <w:t xml:space="preserve">The rag-forge CLI is the primary interface for all RAG-Forge operations. Commands are organized by workflow stage.</w:t>
      </w:r>
    </w:p>
    <w:p>
      <w:pPr>
        <w:pStyle w:val="Heading2"/>
      </w:pPr>
      <w:r>
        <w:t xml:space="preserve">7.1 Scaffolding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init [template]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Scaffold a new RAG project. Templates: basic | hybrid | agentic | enterprise | n8n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add [module]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Add a module to an existing project as editable source code (shadcn/ui pattern)</w:t>
            </w:r>
          </w:p>
        </w:tc>
      </w:tr>
    </w:tbl>
    <w:p>
      <w:pPr>
        <w:pStyle w:val="Heading2"/>
      </w:pPr>
      <w:r>
        <w:t xml:space="preserve">7.2 Ingestion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parse --source ./docs --preview</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Preview multimodal document extraction before committing</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chunk --strategy semantic --preview</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Preview chunking with stats (count, size distribution, boundaries)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index --source ./docs</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Run full ingestion pipeline: parse, chunk, embed, store</w:t>
            </w:r>
          </w:p>
        </w:tc>
      </w:tr>
    </w:tbl>
    <w:p>
      <w:pPr>
        <w:pStyle w:val="Heading2"/>
      </w:pPr>
      <w:r>
        <w:t xml:space="preserve">7.3 Query &amp; Retrieval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query "your question"</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Execute a live RAG query against the indexed pipeline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query --agent-mode "complex question"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Multi-agent query decomposition for complex queries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inspect --chunk-id abc</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Debug a specific chunk: view content, metadata, and retrieval history</w:t>
            </w:r>
          </w:p>
        </w:tc>
      </w:tr>
    </w:tbl>
    <w:p>
      <w:pPr>
        <w:pStyle w:val="Heading2"/>
      </w:pPr>
      <w:r>
        <w:t xml:space="preserve">7.4 Evaluation &amp; Audit Commands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audit --input telemetry.jsonl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Run evaluation on pipeline telemetry (standardized JSONL format)</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audit --golden-set qa.json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Run evaluation against a curated golden set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audit --judge claude-sonnet-4</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Run LLM-as-Judge evaluation with specified model</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audit --pdf</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Generate PDF report (requires Playwright)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golden add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Interactively add question-answer pairs to the golden set</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golden validate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Check golden set coverage, balance, and schema compliance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assess</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Run RAG Maturity Model scoring and output level badge</w:t>
            </w:r>
          </w:p>
        </w:tc>
      </w:tr>
    </w:tbl>
    <w:p>
      <w:pPr>
        <w:pStyle w:val="Heading2"/>
      </w:pPr>
      <w:r>
        <w:t xml:space="preserve">7.5 Operations &amp; Observability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report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Generate full HTML pipeline health report</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cache stats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Show semantic cache hit rate and cost savings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drift --report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Analyze query distribution drift from baseline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cost --estimate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Project monthly cost at current query volume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serve --mcp --port 3100</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Launch as MCP server for Claude Code and n8n integration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n8n export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Export pipeline config as importable n8n workflow JSON</w:t>
            </w:r>
          </w:p>
        </w:tc>
      </w:tr>
    </w:tbl>
    <w:p>
      <w:pPr>
        <w:pStyle w:val="Heading2"/>
      </w:pPr>
      <w:r>
        <w:t xml:space="preserve">7.6 Security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guardrails --test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Run adversarial prompt injection test suite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 guardrails --scan-pii</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Scan indexed vector store for PII leakage</w:t>
            </w:r>
          </w:p>
        </w:tc>
      </w:tr>
    </w:tbl>
    <w:p>
      <w:r>
        <w:br w:type="page"/>
      </w:r>
    </w:p>
    <w:p>
      <w:pPr>
        <w:pStyle w:val="Heading1"/>
      </w:pPr>
      <w:r>
        <w:t xml:space="preserve">8. RAG Maturity Model (RMM)</w:t>
      </w:r>
    </w:p>
    <w:p>
      <w:pPr>
        <w:spacing w:after="160" w:before="0"/>
      </w:pPr>
      <w:r>
        <w:rPr>
          <w:rFonts w:ascii="Arial" w:cs="Arial" w:eastAsia="Arial" w:hAnsi="Arial"/>
          <w:color w:val="1F2937"/>
          <w:sz w:val="22"/>
          <w:szCs w:val="22"/>
        </w:rPr>
        <w:t xml:space="preserve">The RAG Maturity Model provides a standardized framework for assessing RAG pipeline quality. Each level has concrete exit criteria that rag-forge assess evaluates automatically. This model serves dual purposes: a developer self-assessment tool and a consulting sales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800"/>
        <w:gridCol w:w="2960"/>
      </w:tblGrid>
      <w:tr>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w:t>
            </w:r>
          </w:p>
        </w:tc>
        <w:tc>
          <w:tcPr>
            <w:tcW w:type="dxa" w:w="2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RAG-Forge Gate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RMM-0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Naive RAG</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Basic vector search works; queries return relevant results; no evaluation in place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rag-forge assess --level 0 passes basic retrieval test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RMM-1</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Better Recall</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Hybrid search active (dense + sparse); Recall@5 &gt; 70%; BM25 configured alongside vector search</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Hybrid retrieval + BM25 configured and passing</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RMM-2</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Better Precision</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Reranker active; nDCG@10 shows 10%+ improvement over RMM-1; HNSW parameters tuned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Reranker configured + HNSW tuning validated</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RMM-3</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Better Trust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Guardrails active; faithfulness &gt; 85%; all answers include citations mapped to chunk IDs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Full InputGuard + OutputGuard suite passing</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RMM-4</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Better Workflow</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Semantic caching active; P95 latency &lt; 4s; TTFT P90 &lt; 2s; cost per query tracked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Redis cache + telemetry + cost tracking live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RMM-5</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Enterprise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RBAC active; drift detection live; CI/CD evaluation gates on every PR; adversarial tests green</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All audit thresholds pass; rag-audit.yml in CI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Marketing Feature: RMM Badges</w:t>
            </w:r>
          </w:p>
          <w:p>
            <w:r>
              <w:rPr>
                <w:rFonts w:ascii="Arial" w:cs="Arial" w:eastAsia="Arial" w:hAnsi="Arial"/>
                <w:color w:val="1F2937"/>
                <w:sz w:val="20"/>
                <w:szCs w:val="20"/>
              </w:rPr>
              <w:t xml:space="preserve">Developers can embed an RMM badge in their project README (similar to code coverage badges). The badge shows the current RMM level and links to the latest audit report. This drives organic adoption as developers showcase their pipeline maturity.</w:t>
            </w:r>
          </w:p>
        </w:tc>
      </w:tr>
    </w:tbl>
    <w:p>
      <w:r>
        <w:br w:type="page"/>
      </w:r>
    </w:p>
    <w:p>
      <w:pPr>
        <w:pStyle w:val="Heading1"/>
      </w:pPr>
      <w:r>
        <w:t xml:space="preserve">9. Project Templates</w:t>
      </w:r>
    </w:p>
    <w:p>
      <w:pPr>
        <w:spacing w:after="160" w:before="0"/>
      </w:pPr>
      <w:r>
        <w:rPr>
          <w:rFonts w:ascii="Arial" w:cs="Arial" w:eastAsia="Arial" w:hAnsi="Arial"/>
          <w:color w:val="1F2937"/>
          <w:sz w:val="22"/>
          <w:szCs w:val="22"/>
        </w:rPr>
        <w:t xml:space="preserve">Each template generates a complete, runnable project with evaluation configured from day one. Templates follow the code-ownership model: all generated files are editable source code with extensive comments explaining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basic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First RAG project, simple Q&amp;A over documents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Recursive chunking, Qdrant vector search, basic RAGAS eval, single golden set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Beginner</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hybrid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Production-ready document Q&amp;A</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Hybrid retrieval (BM25 + vector), Cohere reranking, contextual enrichment, full eval suite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Intermediate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agentic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Complex multi-hop reasoning tasks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Multi-query decomposition, corrective RAG loop (CRAG), graph-based retrieval option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Advanced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enterprise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Regulated industries, multi-tenant deployments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Full security suite (RBAC, PII, guardrails), observability, CI/CD gates, cost tracking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Advanced</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n8n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AI automation agency deployments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Pre-built n8n workflow JSON, MCP server config, webhook triggers for auto-ingestion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Intermediate</w:t>
            </w:r>
          </w:p>
        </w:tc>
      </w:tr>
    </w:tbl>
    <w:p>
      <w:r>
        <w:br w:type="page"/>
      </w:r>
    </w:p>
    <w:p>
      <w:pPr>
        <w:pStyle w:val="Heading1"/>
      </w:pPr>
      <w:r>
        <w:t xml:space="preserve">10. Development Roadmap</w:t>
      </w:r>
    </w:p>
    <w:p>
      <w:pPr>
        <w:pStyle w:val="Heading2"/>
      </w:pPr>
      <w:r>
        <w:t xml:space="preserve">10.1 Phase 1: Foundation (Weeks 1–4)</w:t>
      </w:r>
    </w:p>
    <w:p>
      <w:pPr>
        <w:spacing w:after="160" w:before="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Deliver a working CLI that can scaffold a project, chunk documents, index them, query, and produce a basic audit report.</w:t>
      </w:r>
    </w:p>
    <w:p>
      <w:pPr>
        <w:pStyle w:val="ListParagraph"/>
        <w:numPr>
          <w:ilvl w:val="0"/>
          <w:numId w:val="6"/>
        </w:numPr>
        <w:spacing w:after="80"/>
      </w:pPr>
      <w:r>
        <w:rPr>
          <w:rFonts w:ascii="Arial" w:cs="Arial" w:eastAsia="Arial" w:hAnsi="Arial"/>
          <w:b/>
          <w:bCs/>
          <w:color w:val="1F2937"/>
          <w:sz w:val="22"/>
          <w:szCs w:val="22"/>
        </w:rPr>
        <w:t xml:space="preserve">Repository setup: </w:t>
      </w:r>
      <w:r>
        <w:rPr>
          <w:rFonts w:ascii="Arial" w:cs="Arial" w:eastAsia="Arial" w:hAnsi="Arial"/>
          <w:color w:val="1F2937"/>
          <w:sz w:val="22"/>
          <w:szCs w:val="22"/>
        </w:rPr>
        <w:t xml:space="preserve">Monorepo scaffold, CLAUDE.md, CI configuration, linting (ESLint + Ruff)</w:t>
      </w:r>
    </w:p>
    <w:p>
      <w:pPr>
        <w:pStyle w:val="ListParagraph"/>
        <w:numPr>
          <w:ilvl w:val="0"/>
          <w:numId w:val="6"/>
        </w:numPr>
        <w:spacing w:after="80"/>
      </w:pPr>
      <w:r>
        <w:rPr>
          <w:rFonts w:ascii="Arial" w:cs="Arial" w:eastAsia="Arial" w:hAnsi="Arial"/>
          <w:b/>
          <w:bCs/>
          <w:color w:val="1F2937"/>
          <w:sz w:val="22"/>
          <w:szCs w:val="22"/>
        </w:rPr>
        <w:t xml:space="preserve">Core abstractions: </w:t>
      </w:r>
      <w:r>
        <w:rPr>
          <w:rFonts w:ascii="Arial" w:cs="Arial" w:eastAsia="Arial" w:hAnsi="Arial"/>
          <w:color w:val="1F2937"/>
          <w:sz w:val="22"/>
          <w:szCs w:val="22"/>
        </w:rPr>
        <w:t xml:space="preserve">ChunkStrategy ABC, RetrieverProtocol, EvaluatorInterface in Python</w:t>
      </w:r>
    </w:p>
    <w:p>
      <w:pPr>
        <w:pStyle w:val="ListParagraph"/>
        <w:numPr>
          <w:ilvl w:val="0"/>
          <w:numId w:val="6"/>
        </w:numPr>
        <w:spacing w:after="80"/>
      </w:pPr>
      <w:r>
        <w:rPr>
          <w:rFonts w:ascii="Arial" w:cs="Arial" w:eastAsia="Arial" w:hAnsi="Arial"/>
          <w:b/>
          <w:bCs/>
          <w:color w:val="1F2937"/>
          <w:sz w:val="22"/>
          <w:szCs w:val="22"/>
        </w:rPr>
        <w:t xml:space="preserve">Chunking engine: </w:t>
      </w:r>
      <w:r>
        <w:rPr>
          <w:rFonts w:ascii="Arial" w:cs="Arial" w:eastAsia="Arial" w:hAnsi="Arial"/>
          <w:color w:val="1F2937"/>
          <w:sz w:val="22"/>
          <w:szCs w:val="22"/>
        </w:rPr>
        <w:t xml:space="preserve">Fixed-size and recursive strategies with ChunkConfig validation</w:t>
      </w:r>
    </w:p>
    <w:p>
      <w:pPr>
        <w:pStyle w:val="ListParagraph"/>
        <w:numPr>
          <w:ilvl w:val="0"/>
          <w:numId w:val="6"/>
        </w:numPr>
        <w:spacing w:after="80"/>
      </w:pPr>
      <w:r>
        <w:rPr>
          <w:rFonts w:ascii="Arial" w:cs="Arial" w:eastAsia="Arial" w:hAnsi="Arial"/>
          <w:b/>
          <w:bCs/>
          <w:color w:val="1F2937"/>
          <w:sz w:val="22"/>
          <w:szCs w:val="22"/>
        </w:rPr>
        <w:t xml:space="preserve">Qdrant integration: </w:t>
      </w:r>
      <w:r>
        <w:rPr>
          <w:rFonts w:ascii="Arial" w:cs="Arial" w:eastAsia="Arial" w:hAnsi="Arial"/>
          <w:color w:val="1F2937"/>
          <w:sz w:val="22"/>
          <w:szCs w:val="22"/>
        </w:rPr>
        <w:t xml:space="preserve">Vector storage, HNSW indexing, basic dense retrieval</w:t>
      </w:r>
    </w:p>
    <w:p>
      <w:pPr>
        <w:pStyle w:val="ListParagraph"/>
        <w:numPr>
          <w:ilvl w:val="0"/>
          <w:numId w:val="6"/>
        </w:numPr>
        <w:spacing w:after="80"/>
      </w:pPr>
      <w:r>
        <w:rPr>
          <w:rFonts w:ascii="Arial" w:cs="Arial" w:eastAsia="Arial" w:hAnsi="Arial"/>
          <w:b/>
          <w:bCs/>
          <w:color w:val="1F2937"/>
          <w:sz w:val="22"/>
          <w:szCs w:val="22"/>
        </w:rPr>
        <w:t xml:space="preserve">Basic CLI: </w:t>
      </w:r>
      <w:r>
        <w:rPr>
          <w:rFonts w:ascii="Arial" w:cs="Arial" w:eastAsia="Arial" w:hAnsi="Arial"/>
          <w:color w:val="1F2937"/>
          <w:sz w:val="22"/>
          <w:szCs w:val="22"/>
        </w:rPr>
        <w:t xml:space="preserve">init, chunk --preview, index, query commands (Commander.js)</w:t>
      </w:r>
    </w:p>
    <w:p>
      <w:pPr>
        <w:pStyle w:val="ListParagraph"/>
        <w:numPr>
          <w:ilvl w:val="0"/>
          <w:numId w:val="6"/>
        </w:numPr>
        <w:spacing w:after="80"/>
      </w:pPr>
      <w:r>
        <w:rPr>
          <w:rFonts w:ascii="Arial" w:cs="Arial" w:eastAsia="Arial" w:hAnsi="Arial"/>
          <w:b/>
          <w:bCs/>
          <w:color w:val="1F2937"/>
          <w:sz w:val="22"/>
          <w:szCs w:val="22"/>
        </w:rPr>
        <w:t xml:space="preserve">Basic evaluation: </w:t>
      </w:r>
      <w:r>
        <w:rPr>
          <w:rFonts w:ascii="Arial" w:cs="Arial" w:eastAsia="Arial" w:hAnsi="Arial"/>
          <w:color w:val="1F2937"/>
          <w:sz w:val="22"/>
          <w:szCs w:val="22"/>
        </w:rPr>
        <w:t xml:space="preserve">RAGAS context_relevancy and faithfulness metrics on JSONL input</w:t>
      </w:r>
    </w:p>
    <w:p>
      <w:pPr>
        <w:pStyle w:val="ListParagraph"/>
        <w:numPr>
          <w:ilvl w:val="0"/>
          <w:numId w:val="6"/>
        </w:numPr>
        <w:spacing w:after="80"/>
      </w:pPr>
      <w:r>
        <w:rPr>
          <w:rFonts w:ascii="Arial" w:cs="Arial" w:eastAsia="Arial" w:hAnsi="Arial"/>
          <w:b/>
          <w:bCs/>
          <w:color w:val="1F2937"/>
          <w:sz w:val="22"/>
          <w:szCs w:val="22"/>
        </w:rPr>
        <w:t xml:space="preserve">First template: </w:t>
      </w:r>
      <w:r>
        <w:rPr>
          <w:rFonts w:ascii="Arial" w:cs="Arial" w:eastAsia="Arial" w:hAnsi="Arial"/>
          <w:color w:val="1F2937"/>
          <w:sz w:val="22"/>
          <w:szCs w:val="22"/>
        </w:rPr>
        <w:t xml:space="preserve">basic/ template with full project structure and evaluation config</w:t>
      </w:r>
    </w:p>
    <w:p>
      <w:pPr>
        <w:spacing w:after="60"/>
      </w:pPr>
    </w:p>
    <w:p>
      <w:pPr>
        <w:spacing w:after="160" w:before="0"/>
      </w:pPr>
      <w:r>
        <w:rPr>
          <w:rFonts w:ascii="Arial" w:cs="Arial" w:eastAsia="Arial" w:hAnsi="Arial"/>
          <w:b/>
          <w:bCs/>
          <w:color w:val="1F2937"/>
          <w:sz w:val="22"/>
          <w:szCs w:val="22"/>
        </w:rPr>
        <w:t xml:space="preserve">Phase 1 Exit Criteria: </w:t>
      </w:r>
      <w:r>
        <w:rPr>
          <w:rFonts w:ascii="Arial" w:cs="Arial" w:eastAsia="Arial" w:hAnsi="Arial"/>
          <w:color w:val="1F2937"/>
          <w:sz w:val="22"/>
          <w:szCs w:val="22"/>
        </w:rPr>
        <w:t xml:space="preserve">A developer can run rag-forge init basic &amp;&amp; rag-forge index --source ./docs &amp;&amp; rag-forge audit --golden-set qa.json and receive a scored evaluation report in under 5 minutes.</w:t>
      </w:r>
    </w:p>
    <w:p>
      <w:pPr>
        <w:pStyle w:val="Heading2"/>
      </w:pPr>
      <w:r>
        <w:t xml:space="preserve">10.2 Phase 2: Production Pipeline (Weeks 5–8)</w:t>
      </w:r>
    </w:p>
    <w:p>
      <w:pPr>
        <w:spacing w:after="160" w:before="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Add hybrid retrieval, reranking, security, and the full audit report with RMM scoring.</w:t>
      </w:r>
    </w:p>
    <w:p>
      <w:pPr>
        <w:pStyle w:val="ListParagraph"/>
        <w:numPr>
          <w:ilvl w:val="0"/>
          <w:numId w:val="7"/>
        </w:numPr>
        <w:spacing w:after="80"/>
      </w:pPr>
      <w:r>
        <w:rPr>
          <w:rFonts w:ascii="Arial" w:cs="Arial" w:eastAsia="Arial" w:hAnsi="Arial"/>
          <w:b/>
          <w:bCs/>
          <w:color w:val="1F2937"/>
          <w:sz w:val="22"/>
          <w:szCs w:val="22"/>
        </w:rPr>
        <w:t xml:space="preserve">Hybrid retrieval: </w:t>
      </w:r>
      <w:r>
        <w:rPr>
          <w:rFonts w:ascii="Arial" w:cs="Arial" w:eastAsia="Arial" w:hAnsi="Arial"/>
          <w:color w:val="1F2937"/>
          <w:sz w:val="22"/>
          <w:szCs w:val="22"/>
        </w:rPr>
        <w:t xml:space="preserve">BM25 sparse retrieval + RRF fusion with configurable alpha</w:t>
      </w:r>
    </w:p>
    <w:p>
      <w:pPr>
        <w:pStyle w:val="ListParagraph"/>
        <w:numPr>
          <w:ilvl w:val="0"/>
          <w:numId w:val="7"/>
        </w:numPr>
        <w:spacing w:after="80"/>
      </w:pPr>
      <w:r>
        <w:rPr>
          <w:rFonts w:ascii="Arial" w:cs="Arial" w:eastAsia="Arial" w:hAnsi="Arial"/>
          <w:b/>
          <w:bCs/>
          <w:color w:val="1F2937"/>
          <w:sz w:val="22"/>
          <w:szCs w:val="22"/>
        </w:rPr>
        <w:t xml:space="preserve">Reranking: </w:t>
      </w:r>
      <w:r>
        <w:rPr>
          <w:rFonts w:ascii="Arial" w:cs="Arial" w:eastAsia="Arial" w:hAnsi="Arial"/>
          <w:color w:val="1F2937"/>
          <w:sz w:val="22"/>
          <w:szCs w:val="22"/>
        </w:rPr>
        <w:t xml:space="preserve">Cohere Rerank API integration + BGE local fallback</w:t>
      </w:r>
    </w:p>
    <w:p>
      <w:pPr>
        <w:pStyle w:val="ListParagraph"/>
        <w:numPr>
          <w:ilvl w:val="0"/>
          <w:numId w:val="7"/>
        </w:numPr>
        <w:spacing w:after="80"/>
      </w:pPr>
      <w:r>
        <w:rPr>
          <w:rFonts w:ascii="Arial" w:cs="Arial" w:eastAsia="Arial" w:hAnsi="Arial"/>
          <w:b/>
          <w:bCs/>
          <w:color w:val="1F2937"/>
          <w:sz w:val="22"/>
          <w:szCs w:val="22"/>
        </w:rPr>
        <w:t xml:space="preserve">Contextual enrichment: </w:t>
      </w:r>
      <w:r>
        <w:rPr>
          <w:rFonts w:ascii="Arial" w:cs="Arial" w:eastAsia="Arial" w:hAnsi="Arial"/>
          <w:color w:val="1F2937"/>
          <w:sz w:val="22"/>
          <w:szCs w:val="22"/>
        </w:rPr>
        <w:t xml:space="preserve">Document-level summary prepending (Anthropic technique)</w:t>
      </w:r>
    </w:p>
    <w:p>
      <w:pPr>
        <w:pStyle w:val="ListParagraph"/>
        <w:numPr>
          <w:ilvl w:val="0"/>
          <w:numId w:val="7"/>
        </w:numPr>
        <w:spacing w:after="80"/>
      </w:pPr>
      <w:r>
        <w:rPr>
          <w:rFonts w:ascii="Arial" w:cs="Arial" w:eastAsia="Arial" w:hAnsi="Arial"/>
          <w:b/>
          <w:bCs/>
          <w:color w:val="1F2937"/>
          <w:sz w:val="22"/>
          <w:szCs w:val="22"/>
        </w:rPr>
        <w:t xml:space="preserve">Security module: </w:t>
      </w:r>
      <w:r>
        <w:rPr>
          <w:rFonts w:ascii="Arial" w:cs="Arial" w:eastAsia="Arial" w:hAnsi="Arial"/>
          <w:color w:val="1F2937"/>
          <w:sz w:val="22"/>
          <w:szCs w:val="22"/>
        </w:rPr>
        <w:t xml:space="preserve">InputGuard + OutputGuard dual pipeline with Presidio PII scanning</w:t>
      </w:r>
    </w:p>
    <w:p>
      <w:pPr>
        <w:pStyle w:val="ListParagraph"/>
        <w:numPr>
          <w:ilvl w:val="0"/>
          <w:numId w:val="7"/>
        </w:numPr>
        <w:spacing w:after="80"/>
      </w:pPr>
      <w:r>
        <w:rPr>
          <w:rFonts w:ascii="Arial" w:cs="Arial" w:eastAsia="Arial" w:hAnsi="Arial"/>
          <w:b/>
          <w:bCs/>
          <w:color w:val="1F2937"/>
          <w:sz w:val="22"/>
          <w:szCs w:val="22"/>
        </w:rPr>
        <w:t xml:space="preserve">Full audit report: </w:t>
      </w:r>
      <w:r>
        <w:rPr>
          <w:rFonts w:ascii="Arial" w:cs="Arial" w:eastAsia="Arial" w:hAnsi="Arial"/>
          <w:color w:val="1F2937"/>
          <w:sz w:val="22"/>
          <w:szCs w:val="22"/>
        </w:rPr>
        <w:t xml:space="preserve">Standalone HTML report with radar charts, RMM badge, and actionable recommendations</w:t>
      </w:r>
    </w:p>
    <w:p>
      <w:pPr>
        <w:pStyle w:val="ListParagraph"/>
        <w:numPr>
          <w:ilvl w:val="0"/>
          <w:numId w:val="7"/>
        </w:numPr>
        <w:spacing w:after="80"/>
      </w:pPr>
      <w:r>
        <w:rPr>
          <w:rFonts w:ascii="Arial" w:cs="Arial" w:eastAsia="Arial" w:hAnsi="Arial"/>
          <w:b/>
          <w:bCs/>
          <w:color w:val="1F2937"/>
          <w:sz w:val="22"/>
          <w:szCs w:val="22"/>
        </w:rPr>
        <w:t xml:space="preserve">CI/CD gate: </w:t>
      </w:r>
      <w:r>
        <w:rPr>
          <w:rFonts w:ascii="Arial" w:cs="Arial" w:eastAsia="Arial" w:hAnsi="Arial"/>
          <w:color w:val="1F2937"/>
          <w:sz w:val="22"/>
          <w:szCs w:val="22"/>
        </w:rPr>
        <w:t xml:space="preserve">.github/workflows/rag-audit.yml template that gates on faithfulness score</w:t>
      </w:r>
    </w:p>
    <w:p>
      <w:pPr>
        <w:pStyle w:val="ListParagraph"/>
        <w:numPr>
          <w:ilvl w:val="0"/>
          <w:numId w:val="7"/>
        </w:numPr>
        <w:spacing w:after="80"/>
      </w:pPr>
      <w:r>
        <w:rPr>
          <w:rFonts w:ascii="Arial" w:cs="Arial" w:eastAsia="Arial" w:hAnsi="Arial"/>
          <w:b/>
          <w:bCs/>
          <w:color w:val="1F2937"/>
          <w:sz w:val="22"/>
          <w:szCs w:val="22"/>
        </w:rPr>
        <w:t xml:space="preserve">Templates: </w:t>
      </w:r>
      <w:r>
        <w:rPr>
          <w:rFonts w:ascii="Arial" w:cs="Arial" w:eastAsia="Arial" w:hAnsi="Arial"/>
          <w:color w:val="1F2937"/>
          <w:sz w:val="22"/>
          <w:szCs w:val="22"/>
        </w:rPr>
        <w:t xml:space="preserve">hybrid/ and enterprise/ templates</w:t>
      </w:r>
    </w:p>
    <w:p>
      <w:pPr>
        <w:spacing w:after="60"/>
      </w:pPr>
    </w:p>
    <w:p>
      <w:pPr>
        <w:spacing w:after="160" w:before="0"/>
      </w:pPr>
      <w:r>
        <w:rPr>
          <w:rFonts w:ascii="Arial" w:cs="Arial" w:eastAsia="Arial" w:hAnsi="Arial"/>
          <w:b/>
          <w:bCs/>
          <w:color w:val="1F2937"/>
          <w:sz w:val="22"/>
          <w:szCs w:val="22"/>
        </w:rPr>
        <w:t xml:space="preserve">Phase 2 Exit Criteria: </w:t>
      </w:r>
      <w:r>
        <w:rPr>
          <w:rFonts w:ascii="Arial" w:cs="Arial" w:eastAsia="Arial" w:hAnsi="Arial"/>
          <w:color w:val="1F2937"/>
          <w:sz w:val="22"/>
          <w:szCs w:val="22"/>
        </w:rPr>
        <w:t xml:space="preserve">The rag-forge audit command produces a Lighthouse-quality HTML report. The CI/CD gate blocks merges when faithfulness drops below 0.85. The hybrid template demonstrates measurable improvement over the basic template on a standard benchmark.</w:t>
      </w:r>
    </w:p>
    <w:p>
      <w:pPr>
        <w:pStyle w:val="Heading2"/>
      </w:pPr>
      <w:r>
        <w:t xml:space="preserve">10.3 Phase 3: Ecosystem &amp; Monetization (Weeks 9–12)</w:t>
      </w:r>
    </w:p>
    <w:p>
      <w:pPr>
        <w:spacing w:after="160" w:before="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Launch MCP server, n8n integration, LLM-as-Judge, and the productized assessment service.</w:t>
      </w:r>
    </w:p>
    <w:p>
      <w:pPr>
        <w:pStyle w:val="ListParagraph"/>
        <w:numPr>
          <w:ilvl w:val="0"/>
          <w:numId w:val="8"/>
        </w:numPr>
        <w:spacing w:after="80"/>
      </w:pPr>
      <w:r>
        <w:rPr>
          <w:rFonts w:ascii="Arial" w:cs="Arial" w:eastAsia="Arial" w:hAnsi="Arial"/>
          <w:b/>
          <w:bCs/>
          <w:color w:val="1F2937"/>
          <w:sz w:val="22"/>
          <w:szCs w:val="22"/>
        </w:rPr>
        <w:t xml:space="preserve">MCP server: </w:t>
      </w:r>
      <w:r>
        <w:rPr>
          <w:rFonts w:ascii="Arial" w:cs="Arial" w:eastAsia="Arial" w:hAnsi="Arial"/>
          <w:color w:val="1F2937"/>
          <w:sz w:val="22"/>
          <w:szCs w:val="22"/>
        </w:rPr>
        <w:t xml:space="preserve">TypeScript MCP server exposing query, ingest, audit, inspect, status tools</w:t>
      </w:r>
    </w:p>
    <w:p>
      <w:pPr>
        <w:pStyle w:val="ListParagraph"/>
        <w:numPr>
          <w:ilvl w:val="0"/>
          <w:numId w:val="8"/>
        </w:numPr>
        <w:spacing w:after="80"/>
      </w:pPr>
      <w:r>
        <w:rPr>
          <w:rFonts w:ascii="Arial" w:cs="Arial" w:eastAsia="Arial" w:hAnsi="Arial"/>
          <w:b/>
          <w:bCs/>
          <w:color w:val="1F2937"/>
          <w:sz w:val="22"/>
          <w:szCs w:val="22"/>
        </w:rPr>
        <w:t xml:space="preserve">n8n template: </w:t>
      </w:r>
      <w:r>
        <w:rPr>
          <w:rFonts w:ascii="Arial" w:cs="Arial" w:eastAsia="Arial" w:hAnsi="Arial"/>
          <w:color w:val="1F2937"/>
          <w:sz w:val="22"/>
          <w:szCs w:val="22"/>
        </w:rPr>
        <w:t xml:space="preserve">Pre-built workflow JSON + rag-forge n8n export command</w:t>
      </w:r>
    </w:p>
    <w:p>
      <w:pPr>
        <w:pStyle w:val="ListParagraph"/>
        <w:numPr>
          <w:ilvl w:val="0"/>
          <w:numId w:val="8"/>
        </w:numPr>
        <w:spacing w:after="80"/>
      </w:pPr>
      <w:r>
        <w:rPr>
          <w:rFonts w:ascii="Arial" w:cs="Arial" w:eastAsia="Arial" w:hAnsi="Arial"/>
          <w:b/>
          <w:bCs/>
          <w:color w:val="1F2937"/>
          <w:sz w:val="22"/>
          <w:szCs w:val="22"/>
        </w:rPr>
        <w:t xml:space="preserve">LLM-as-Judge: </w:t>
      </w:r>
      <w:r>
        <w:rPr>
          <w:rFonts w:ascii="Arial" w:cs="Arial" w:eastAsia="Arial" w:hAnsi="Arial"/>
          <w:color w:val="1F2937"/>
          <w:sz w:val="22"/>
          <w:szCs w:val="22"/>
        </w:rPr>
        <w:t xml:space="preserve">Claude/GPT-4o scoring with cross-provider bias reduction</w:t>
      </w:r>
    </w:p>
    <w:p>
      <w:pPr>
        <w:pStyle w:val="ListParagraph"/>
        <w:numPr>
          <w:ilvl w:val="0"/>
          <w:numId w:val="8"/>
        </w:numPr>
        <w:spacing w:after="80"/>
      </w:pPr>
      <w:r>
        <w:rPr>
          <w:rFonts w:ascii="Arial" w:cs="Arial" w:eastAsia="Arial" w:hAnsi="Arial"/>
          <w:b/>
          <w:bCs/>
          <w:color w:val="1F2937"/>
          <w:sz w:val="22"/>
          <w:szCs w:val="22"/>
        </w:rPr>
        <w:t xml:space="preserve">Semantic caching: </w:t>
      </w:r>
      <w:r>
        <w:rPr>
          <w:rFonts w:ascii="Arial" w:cs="Arial" w:eastAsia="Arial" w:hAnsi="Arial"/>
          <w:color w:val="1F2937"/>
          <w:sz w:val="22"/>
          <w:szCs w:val="22"/>
        </w:rPr>
        <w:t xml:space="preserve">Redis-backed cache with hit rate tracking</w:t>
      </w:r>
    </w:p>
    <w:p>
      <w:pPr>
        <w:pStyle w:val="ListParagraph"/>
        <w:numPr>
          <w:ilvl w:val="0"/>
          <w:numId w:val="8"/>
        </w:numPr>
        <w:spacing w:after="80"/>
      </w:pPr>
      <w:r>
        <w:rPr>
          <w:rFonts w:ascii="Arial" w:cs="Arial" w:eastAsia="Arial" w:hAnsi="Arial"/>
          <w:b/>
          <w:bCs/>
          <w:color w:val="1F2937"/>
          <w:sz w:val="22"/>
          <w:szCs w:val="22"/>
        </w:rPr>
        <w:t xml:space="preserve">Observability: </w:t>
      </w:r>
      <w:r>
        <w:rPr>
          <w:rFonts w:ascii="Arial" w:cs="Arial" w:eastAsia="Arial" w:hAnsi="Arial"/>
          <w:color w:val="1F2937"/>
          <w:sz w:val="22"/>
          <w:szCs w:val="22"/>
        </w:rPr>
        <w:t xml:space="preserve">OpenTelemetry spans on all pipeline stages + Langfuse export</w:t>
      </w:r>
    </w:p>
    <w:p>
      <w:pPr>
        <w:pStyle w:val="ListParagraph"/>
        <w:numPr>
          <w:ilvl w:val="0"/>
          <w:numId w:val="8"/>
        </w:numPr>
        <w:spacing w:after="80"/>
      </w:pPr>
      <w:r>
        <w:rPr>
          <w:rFonts w:ascii="Arial" w:cs="Arial" w:eastAsia="Arial" w:hAnsi="Arial"/>
          <w:b/>
          <w:bCs/>
          <w:color w:val="1F2937"/>
          <w:sz w:val="22"/>
          <w:szCs w:val="22"/>
        </w:rPr>
        <w:t xml:space="preserve">Agentic template: </w:t>
      </w:r>
      <w:r>
        <w:rPr>
          <w:rFonts w:ascii="Arial" w:cs="Arial" w:eastAsia="Arial" w:hAnsi="Arial"/>
          <w:color w:val="1F2937"/>
          <w:sz w:val="22"/>
          <w:szCs w:val="22"/>
        </w:rPr>
        <w:t xml:space="preserve">Multi-query decomposition + corrective RAG (CRAG) loop</w:t>
      </w:r>
    </w:p>
    <w:p>
      <w:pPr>
        <w:pStyle w:val="ListParagraph"/>
        <w:numPr>
          <w:ilvl w:val="0"/>
          <w:numId w:val="8"/>
        </w:numPr>
        <w:spacing w:after="80"/>
      </w:pPr>
      <w:r>
        <w:rPr>
          <w:rFonts w:ascii="Arial" w:cs="Arial" w:eastAsia="Arial" w:hAnsi="Arial"/>
          <w:b/>
          <w:bCs/>
          <w:color w:val="1F2937"/>
          <w:sz w:val="22"/>
          <w:szCs w:val="22"/>
        </w:rPr>
        <w:t xml:space="preserve">PDF report export: </w:t>
      </w:r>
      <w:r>
        <w:rPr>
          <w:rFonts w:ascii="Arial" w:cs="Arial" w:eastAsia="Arial" w:hAnsi="Arial"/>
          <w:color w:val="1F2937"/>
          <w:sz w:val="22"/>
          <w:szCs w:val="22"/>
        </w:rPr>
        <w:t xml:space="preserve">Playwright headless HTML-to-PDF for audit reports</w:t>
      </w:r>
    </w:p>
    <w:p>
      <w:pPr>
        <w:pStyle w:val="ListParagraph"/>
        <w:numPr>
          <w:ilvl w:val="0"/>
          <w:numId w:val="8"/>
        </w:numPr>
        <w:spacing w:after="80"/>
      </w:pPr>
      <w:r>
        <w:rPr>
          <w:rFonts w:ascii="Arial" w:cs="Arial" w:eastAsia="Arial" w:hAnsi="Arial"/>
          <w:b/>
          <w:bCs/>
          <w:color w:val="1F2937"/>
          <w:sz w:val="22"/>
          <w:szCs w:val="22"/>
        </w:rPr>
        <w:t xml:space="preserve">Assessment service launch: </w:t>
      </w:r>
      <w:r>
        <w:rPr>
          <w:rFonts w:ascii="Arial" w:cs="Arial" w:eastAsia="Arial" w:hAnsi="Arial"/>
          <w:color w:val="1F2937"/>
          <w:sz w:val="22"/>
          <w:szCs w:val="22"/>
        </w:rPr>
        <w:t xml:space="preserve">Marketing site, pricing page, Calendly booking for paid assessments</w:t>
      </w:r>
    </w:p>
    <w:p>
      <w:pPr>
        <w:spacing w:after="60"/>
      </w:pPr>
    </w:p>
    <w:p>
      <w:pPr>
        <w:spacing w:after="160" w:before="0"/>
      </w:pPr>
      <w:r>
        <w:rPr>
          <w:rFonts w:ascii="Arial" w:cs="Arial" w:eastAsia="Arial" w:hAnsi="Arial"/>
          <w:b/>
          <w:bCs/>
          <w:color w:val="1F2937"/>
          <w:sz w:val="22"/>
          <w:szCs w:val="22"/>
        </w:rPr>
        <w:t xml:space="preserve">Phase 3 Exit Criteria: </w:t>
      </w:r>
      <w:r>
        <w:rPr>
          <w:rFonts w:ascii="Arial" w:cs="Arial" w:eastAsia="Arial" w:hAnsi="Arial"/>
          <w:color w:val="1F2937"/>
          <w:sz w:val="22"/>
          <w:szCs w:val="22"/>
        </w:rPr>
        <w:t xml:space="preserve">Claude Code can call rag-forge tools via MCP. n8n workflow template is functional. First three paid assessment clients are booked.</w:t>
      </w:r>
    </w:p>
    <w:p>
      <w:pPr>
        <w:pStyle w:val="Heading2"/>
      </w:pPr>
      <w:r>
        <w:t xml:space="preserve">10.4 Phase 4: Scale (Weeks 13–20)</w:t>
      </w:r>
    </w:p>
    <w:p>
      <w:pPr>
        <w:spacing w:after="160" w:before="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Community growth, additional chunking strategies, drift detection, and cloud platform feasibility study.</w:t>
      </w:r>
    </w:p>
    <w:p>
      <w:pPr>
        <w:pStyle w:val="ListParagraph"/>
        <w:numPr>
          <w:ilvl w:val="0"/>
          <w:numId w:val="2"/>
        </w:numPr>
        <w:spacing w:after="80"/>
      </w:pPr>
      <w:r>
        <w:rPr>
          <w:rFonts w:ascii="Arial" w:cs="Arial" w:eastAsia="Arial" w:hAnsi="Arial"/>
          <w:color w:val="1F2937"/>
          <w:sz w:val="22"/>
          <w:szCs w:val="22"/>
        </w:rPr>
        <w:t xml:space="preserve">Semantic and LLM-driven chunking strategies</w:t>
      </w:r>
    </w:p>
    <w:p>
      <w:pPr>
        <w:pStyle w:val="ListParagraph"/>
        <w:numPr>
          <w:ilvl w:val="0"/>
          <w:numId w:val="2"/>
        </w:numPr>
        <w:spacing w:after="80"/>
      </w:pPr>
      <w:r>
        <w:rPr>
          <w:rFonts w:ascii="Arial" w:cs="Arial" w:eastAsia="Arial" w:hAnsi="Arial"/>
          <w:color w:val="1F2937"/>
          <w:sz w:val="22"/>
          <w:szCs w:val="22"/>
        </w:rPr>
        <w:t xml:space="preserve">Late chunking support (Jina AI integration)</w:t>
      </w:r>
    </w:p>
    <w:p>
      <w:pPr>
        <w:pStyle w:val="ListParagraph"/>
        <w:numPr>
          <w:ilvl w:val="0"/>
          <w:numId w:val="2"/>
        </w:numPr>
        <w:spacing w:after="80"/>
      </w:pPr>
      <w:r>
        <w:rPr>
          <w:rFonts w:ascii="Arial" w:cs="Arial" w:eastAsia="Arial" w:hAnsi="Arial"/>
          <w:color w:val="1F2937"/>
          <w:sz w:val="22"/>
          <w:szCs w:val="22"/>
        </w:rPr>
        <w:t xml:space="preserve">Query drift detection and alerting</w:t>
      </w:r>
    </w:p>
    <w:p>
      <w:pPr>
        <w:pStyle w:val="ListParagraph"/>
        <w:numPr>
          <w:ilvl w:val="0"/>
          <w:numId w:val="2"/>
        </w:numPr>
        <w:spacing w:after="80"/>
      </w:pPr>
      <w:r>
        <w:rPr>
          <w:rFonts w:ascii="Arial" w:cs="Arial" w:eastAsia="Arial" w:hAnsi="Arial"/>
          <w:color w:val="1F2937"/>
          <w:sz w:val="22"/>
          <w:szCs w:val="22"/>
        </w:rPr>
        <w:t xml:space="preserve">Graph RAG integration (Neo4j / NetworkX)</w:t>
      </w:r>
    </w:p>
    <w:p>
      <w:pPr>
        <w:pStyle w:val="ListParagraph"/>
        <w:numPr>
          <w:ilvl w:val="0"/>
          <w:numId w:val="2"/>
        </w:numPr>
        <w:spacing w:after="80"/>
      </w:pPr>
      <w:r>
        <w:rPr>
          <w:rFonts w:ascii="Arial" w:cs="Arial" w:eastAsia="Arial" w:hAnsi="Arial"/>
          <w:color w:val="1F2937"/>
          <w:sz w:val="22"/>
          <w:szCs w:val="22"/>
        </w:rPr>
        <w:t xml:space="preserve">Golden set management: rag-forge golden add --from-traffic for production sampling</w:t>
      </w:r>
    </w:p>
    <w:p>
      <w:pPr>
        <w:pStyle w:val="ListParagraph"/>
        <w:numPr>
          <w:ilvl w:val="0"/>
          <w:numId w:val="2"/>
        </w:numPr>
        <w:spacing w:after="80"/>
      </w:pPr>
      <w:r>
        <w:rPr>
          <w:rFonts w:ascii="Arial" w:cs="Arial" w:eastAsia="Arial" w:hAnsi="Arial"/>
          <w:color w:val="1F2937"/>
          <w:sz w:val="22"/>
          <w:szCs w:val="22"/>
        </w:rPr>
        <w:t xml:space="preserve">Cost estimation: rag-forge cost --estimate for monthly spend projection</w:t>
      </w:r>
    </w:p>
    <w:p>
      <w:pPr>
        <w:pStyle w:val="ListParagraph"/>
        <w:numPr>
          <w:ilvl w:val="0"/>
          <w:numId w:val="2"/>
        </w:numPr>
        <w:spacing w:after="80"/>
      </w:pPr>
      <w:r>
        <w:rPr>
          <w:rFonts w:ascii="Arial" w:cs="Arial" w:eastAsia="Arial" w:hAnsi="Arial"/>
          <w:color w:val="1F2937"/>
          <w:sz w:val="22"/>
          <w:szCs w:val="22"/>
        </w:rPr>
        <w:t xml:space="preserve">Community: contributor guidelines, plugin architecture for custom strategies</w:t>
      </w:r>
    </w:p>
    <w:p>
      <w:pPr>
        <w:pStyle w:val="ListParagraph"/>
        <w:numPr>
          <w:ilvl w:val="0"/>
          <w:numId w:val="2"/>
        </w:numPr>
        <w:spacing w:after="80"/>
      </w:pPr>
      <w:r>
        <w:rPr>
          <w:rFonts w:ascii="Arial" w:cs="Arial" w:eastAsia="Arial" w:hAnsi="Arial"/>
          <w:color w:val="1F2937"/>
          <w:sz w:val="22"/>
          <w:szCs w:val="22"/>
        </w:rPr>
        <w:t xml:space="preserve">Cloud platform feasibility study and architecture design</w:t>
      </w:r>
    </w:p>
    <w:p>
      <w:r>
        <w:br w:type="page"/>
      </w:r>
    </w:p>
    <w:p>
      <w:pPr>
        <w:pStyle w:val="Heading1"/>
      </w:pPr>
      <w:r>
        <w:t xml:space="preserve">11. Success Metrics &amp; KPIs</w:t>
      </w:r>
    </w:p>
    <w:p>
      <w:pPr>
        <w:pStyle w:val="Heading2"/>
      </w:pPr>
      <w:r>
        <w:t xml:space="preserve">11.1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6-Month Target</w:t>
            </w:r>
          </w:p>
        </w:tc>
        <w:tc>
          <w:tcPr>
            <w:tcW w:type="dxa" w:w="2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12-Month Target</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GitHub Stars</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2,000–5,000</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5,000–15,000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Monthly Active CLI Users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500</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2,500</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Audit Reports Generated (monthly)</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200</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1,500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Templates Scaffolded (monthly)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100</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750</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Contributors</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10–20</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30–50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npm Weekly Downloads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500</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3,000</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PyPI Weekly Downloads</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1,000</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5,000</w:t>
            </w:r>
          </w:p>
        </w:tc>
      </w:tr>
    </w:tbl>
    <w:p>
      <w:pPr>
        <w:spacing w:after="100"/>
      </w:pPr>
    </w:p>
    <w:p>
      <w:pPr>
        <w:pStyle w:val="Heading2"/>
      </w:pPr>
      <w:r>
        <w:t xml:space="preserve">11.2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6-Month Target</w:t>
            </w:r>
          </w:p>
        </w:tc>
        <w:tc>
          <w:tcPr>
            <w:tcW w:type="dxa" w:w="2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12-Month Target</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Monthly Revenue</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$10K–$20K</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$20K–$50K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Paid Assessments Delivered</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5–10</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20–40</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Active Consulting Clients</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2–3</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4–8</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Average Assessment Price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$3,500</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$5,000–$7,500</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Inbound Lead Conversion Rate</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15%</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Assessment-to-Consulting Upsell Rate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30%</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40%</w:t>
            </w:r>
          </w:p>
        </w:tc>
      </w:tr>
    </w:tbl>
    <w:p>
      <w:r>
        <w:br w:type="page"/>
      </w:r>
    </w:p>
    <w:p>
      <w:pPr>
        <w:pStyle w:val="Heading1"/>
      </w:pPr>
      <w:r>
        <w:t xml:space="preserve">12. Monetization Strategy</w:t>
      </w:r>
    </w:p>
    <w:p>
      <w:pPr>
        <w:pStyle w:val="Heading2"/>
      </w:pPr>
      <w:r>
        <w:t xml:space="preserve">12.1 Revenue Model: Assessment + Remediation Loop</w:t>
      </w:r>
    </w:p>
    <w:p>
      <w:pPr>
        <w:spacing w:after="160" w:before="0"/>
      </w:pPr>
      <w:r>
        <w:rPr>
          <w:rFonts w:ascii="Arial" w:cs="Arial" w:eastAsia="Arial" w:hAnsi="Arial"/>
          <w:color w:val="1F2937"/>
          <w:sz w:val="22"/>
          <w:szCs w:val="22"/>
        </w:rPr>
        <w:t xml:space="preserve">The monetization strategy centers on the Assessment-to-Remediation consulting loop, using the open-source tool as the lead generation engine. This is informed by the critical assessment’s recommendation to defer SaaS investment and focus on services revenue in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 Health Check (Automated)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Client runs rag-forge audit; agency reviews report, provides 60-minute debrief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$2,500–$5,000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$50K–$100K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Deep RAG Audit (Manual)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Full pipeline review including architecture, data quality, and security assessment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$10,000–$25,000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$40K–$100K</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Remediation Engagement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Upsell from audit: fix chunking, add guardrails, implement CI/CD gates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$5,000–$25,000 per project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$30K–$100K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Premium Template Bundles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Enterprise + n8n templates with production configs and golden sets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$199–$499 per bundle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$5K–$20K (supplemental)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Monthly Monitoring Retainer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Ongoing rag-forge audit runs with monthly report + advisory call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$2,000–$5,000/month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$24K–$60K (post Phase 2)</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F0FDFA"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The Assessment Flywheel</w:t>
            </w:r>
          </w:p>
          <w:p>
            <w:r>
              <w:rPr>
                <w:rFonts w:ascii="Arial" w:cs="Arial" w:eastAsia="Arial" w:hAnsi="Arial"/>
                <w:color w:val="1F2937"/>
                <w:sz w:val="20"/>
                <w:szCs w:val="20"/>
              </w:rPr>
              <w:t xml:space="preserve">Open-source tool generates awareness and inbound leads. Free rag-forge audit reports demonstrate value. Paid Health Checks ($2,500–$5,000) convert leads. Health Check findings drive Remediation upsells ($5K–$25K). Remediation clients convert to Monitoring retainers ($2K–$5K/month). Each step reinforces the next, creating a self-sustaining consulting flywheel.</w:t>
            </w:r>
          </w:p>
        </w:tc>
      </w:tr>
    </w:tbl>
    <w:p>
      <w:r>
        <w:br w:type="page"/>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LangChain / LlamaIndex adds built-in scaffolding + evaluation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Ship first; build community; the code-ownership model is defensible against framework-locked competitors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 fatigue: developers tune out another RAG tool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Position as NOT a RAG framework but a quality assessment tool; lead with rag-forge audit, not rag-forge init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Universal audit is too complex to build well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Constrain to standardized JSONL input; add framework-specific adapters incrementally based on demand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Template revenue is cannibalized by AI assistants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High</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Low</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Templates are supplemental, not core revenue; focus on assessment + consulting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adoption slows or protocol fragments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Low</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is Phase 3, not Phase 1; core value doesn’t depend on MCP</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Consulting doesn’t scale beyond founder capacity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Productize assessments with automated reporting; hire specialist contractors for remediation</w:t>
            </w:r>
          </w:p>
        </w:tc>
      </w:tr>
    </w:tbl>
    <w:p>
      <w:r>
        <w:br w:type="page"/>
      </w:r>
    </w:p>
    <w:p>
      <w:pPr>
        <w:pStyle w:val="Heading1"/>
      </w:pPr>
      <w:r>
        <w:t xml:space="preserve">14. CLAUDE.md Specification</w:t>
      </w:r>
    </w:p>
    <w:p>
      <w:pPr>
        <w:spacing w:after="160" w:before="0"/>
      </w:pPr>
      <w:r>
        <w:rPr>
          <w:rFonts w:ascii="Arial" w:cs="Arial" w:eastAsia="Arial" w:hAnsi="Arial"/>
          <w:color w:val="1F2937"/>
          <w:sz w:val="22"/>
          <w:szCs w:val="22"/>
        </w:rPr>
        <w:t xml:space="preserve">The CLAUDE.md file is placed at the repository root to provide Claude Code with the context it needs to work effectively within the RAG-Forge codebase. This is a critical component of the developer experience for teams using Claude Code as their AI coding assistant.</w:t>
      </w:r>
    </w:p>
    <w:p>
      <w:pPr>
        <w:spacing w:after="160" w:before="0"/>
      </w:pPr>
      <w:r>
        <w:rPr>
          <w:rFonts w:ascii="Arial" w:cs="Arial" w:eastAsia="Arial" w:hAnsi="Arial"/>
          <w:color w:val="1F2937"/>
          <w:sz w:val="22"/>
          <w:szCs w:val="22"/>
        </w:rPr>
        <w:t xml:space="preserve">The CLAUDE.md must include the following sections: Architecture overview (package structure, language boundaries, dependency relationships), Build and test commands (per-package and monorepo-level), Code standards (TypeScript ESM with strict mode and no any; Python with type hints and dataclasses for configs), Key conventions (chunk configs validated at init; every pipeline stage emits an OTEL span; golden sets in tests/fixtures/*.json; never hardcode embedding model names), and Multi-agent RAG pattern documentation for Claude Code sub-agents.</w:t>
      </w:r>
    </w:p>
    <w:p>
      <w:r>
        <w:br w:type="page"/>
      </w:r>
    </w:p>
    <w:p>
      <w:pPr>
        <w:pStyle w:val="Heading1"/>
      </w:pPr>
      <w:r>
        <w:t xml:space="preserve">15. Pre-Build Research Requirements</w:t>
      </w:r>
    </w:p>
    <w:p>
      <w:pPr>
        <w:spacing w:after="160" w:before="0"/>
      </w:pPr>
      <w:r>
        <w:rPr>
          <w:rFonts w:ascii="Arial" w:cs="Arial" w:eastAsia="Arial" w:hAnsi="Arial"/>
          <w:color w:val="1F2937"/>
          <w:sz w:val="22"/>
          <w:szCs w:val="22"/>
        </w:rPr>
        <w:t xml:space="preserve">The following research tracks must be completed before development begins on the corresponding module. Each track has a specific deliverable that feeds into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Track</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Feeds Into</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Chunking benchmarks (Chroma evaluations, Feb 2026 benchmark)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Decision document: default strategy + params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Chunking Engine (6.1)</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P0 (Week 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Embedding model comparison (BGE-M3 vs text-embedding-3-large vs Cohere embed-v4)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Benchmark results on multilingual test set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Core Pipeline config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P0 (Week 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RAGAS v2 vs DeepEval API comparison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Integration guide + metric mapping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Evaluation Engine (6.4)</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P0 (Week 1)</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Vector DB comparison (Qdrant vs PGVector for self-hosted)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Architecture decision record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Retrieval Engine (6.3)</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P1 (Week 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specification + Claude Code tools API</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server skeleton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MCP Server (6.6)</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P2 (Week 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n8n RAG nodes + AI Agent MCP client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Integration test workflow</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n8n Template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P2 (Week 8)</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RMM-0 to RMM-5 exit criteria validation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Formalized scoring rubric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Assessment Engine (6.4.4)</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P1 (Week 3)</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Anthropic Contextual Retrieval technique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Implementation guide + cost analysis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Context Manager (6.2)</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P1 (Week 4)</w:t>
            </w:r>
          </w:p>
        </w:tc>
      </w:tr>
    </w:tbl>
    <w:p>
      <w:r>
        <w:br w:type="page"/>
      </w:r>
    </w:p>
    <w:p>
      <w:pPr>
        <w:pStyle w:val="Heading1"/>
      </w:pPr>
      <w:r>
        <w:t xml:space="preserve">16. Appendix</w:t>
      </w:r>
    </w:p>
    <w:p>
      <w:pPr>
        <w:pStyle w:val="Heading2"/>
      </w:pPr>
      <w:r>
        <w:t xml:space="preserve">16.1 Competitive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500"/>
        <w:gridCol w:w="1300"/>
        <w:gridCol w:w="1400"/>
        <w:gridCol w:w="196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Stars</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Has CLI</w:t>
            </w:r>
          </w:p>
        </w:tc>
        <w:tc>
          <w:tcPr>
            <w:tcW w:type="dxa" w:w="1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Has Eval</w:t>
            </w:r>
          </w:p>
        </w:tc>
        <w:tc>
          <w:tcPr>
            <w:tcW w:type="dxa" w:w="13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Has CI Gate</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Has MCP</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Code Ownership</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LangChain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125K+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Paid (LangSmith)</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Framework dependency</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LlamaIndex</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46K+</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Paid (LlamaCloud)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Framework dependency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Haystack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24K+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Built-in basic</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Framework dependency</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RAGFlow</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70K+</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(SSE)</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UI-first</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Kotaemon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25K+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Consumer only</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UI-first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DeepEval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7K+</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(core focus)</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(pytest)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Library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RAGAS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20K+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Yes (core focus)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Library</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AutoRAG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4.6K</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(AutoML)</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Framework</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Canopy</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Archived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Yes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No</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Dead (Nov 2024)</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RAG-Forge</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New</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(core)</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(default)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Yes (Phase 3)</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F2937"/>
                <w:sz w:val="20"/>
                <w:szCs w:val="20"/>
              </w:rPr>
              <w:t xml:space="preserve">Code ownership</w:t>
            </w:r>
          </w:p>
        </w:tc>
      </w:tr>
    </w:tbl>
    <w:p>
      <w:pPr>
        <w:spacing w:after="200"/>
      </w:pPr>
    </w:p>
    <w:p>
      <w:pPr>
        <w:pStyle w:val="Heading2"/>
      </w:pPr>
      <w:r>
        <w:t xml:space="preserve">16.2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960"/>
      </w:tblGrid>
      <w:t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March 31, 2026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Femi Adedayo</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F2937"/>
                <w:sz w:val="20"/>
                <w:szCs w:val="20"/>
              </w:rPr>
              <w:t xml:space="preserve">Initial PRD based on market validation research and critical assessment</w:t>
            </w:r>
          </w:p>
        </w:tc>
      </w:tr>
    </w:tbl>
    <w:p>
      <w:pPr>
        <w:rPr>
          <w:ins w:id="100" w:author="Claude" w:date="2026-04-11T00:00:00Z"/>
        </w:rPr>
      </w:pPr>
      <w:ins w:id="101" w:author="Claude" w:date="2026-04-11T00:00:00Z">
        <w:r>
          <w:br w:type="page"/>
        </w:r>
      </w:ins>
    </w:p>
    <w:p>
      <w:pPr>
        <w:pStyle w:val="Heading1"/>
        <w:rPr>
          <w:ins w:id="102" w:author="Claude" w:date="2026-04-11T00:00:00Z"/>
        </w:rPr>
      </w:pPr>
      <w:ins w:id="103" w:author="Claude" w:date="2026-04-11T00:00:00Z">
        <w:r>
          <w:t xml:space="preserve">17. Intellectual Property Boundaries</w:t>
        </w:r>
      </w:ins>
    </w:p>
    <w:p>
      <w:pPr>
        <w:spacing w:after="160"/>
        <w:rPr>
          <w:ins w:id="104" w:author="Claude" w:date="2026-04-11T00:00:00Z"/>
        </w:rPr>
      </w:pPr>
      <w:ins w:id="105" w:author="Claude" w:date="2026-04-11T00:00:00Z">
        <w:r>
          <w:rPr>
            <w:rFonts w:ascii="Arial" w:hAnsi="Arial"/>
            <w:sz w:val="22"/>
          </w:rPr>
          <w:t xml:space="preserve">RAG-Forge is developed as an independent, clean-room project. No proprietary source code, internal documentation, domain-specific assets, test fixtures, tuning parameters, or configuration data from any existing commercial product operated by the author or their affiliates is used, referenced, or incorporated into this codebase.</w:t>
        </w:r>
      </w:ins>
    </w:p>
    <w:p>
      <w:pPr>
        <w:pStyle w:val="Heading2"/>
        <w:rPr>
          <w:ins w:id="106" w:author="Claude" w:date="2026-04-11T00:00:00Z"/>
        </w:rPr>
      </w:pPr>
      <w:ins w:id="107" w:author="Claude" w:date="2026-04-11T00:00:00Z">
        <w:r>
          <w:t xml:space="preserve">17.1 Scope of Separation</w:t>
        </w:r>
      </w:ins>
    </w:p>
    <w:p>
      <w:pPr>
        <w:spacing w:after="160"/>
        <w:rPr>
          <w:ins w:id="108" w:author="Claude" w:date="2026-04-11T00:00:00Z"/>
        </w:rPr>
      </w:pPr>
      <w:ins w:id="109" w:author="Claude" w:date="2026-04-11T00:00:00Z">
        <w:r>
          <w:rPr>
            <w:rFonts w:ascii="Arial" w:hAnsi="Arial"/>
            <w:sz w:val="22"/>
          </w:rPr>
          <w:t xml:space="preserve">RAG-Forge is built from first principles using publicly available research (Anthropic Contextual Retrieval, RAGAS, DeepEval, Chroma chunking benchmarks, Jina late chunking, Reciprocal Rank Fusion literature) and generic production patterns common across the RAG ecosystem. No shared dependencies, no shared types, no shared lexicons, and no shared test data exist between RAG-Forge and any other product the author maintains.</w:t>
        </w:r>
      </w:ins>
    </w:p>
    <w:p>
      <w:pPr>
        <w:pStyle w:val="Heading2"/>
        <w:rPr>
          <w:ins w:id="110" w:author="Claude" w:date="2026-04-11T00:00:00Z"/>
        </w:rPr>
      </w:pPr>
      <w:ins w:id="111" w:author="Claude" w:date="2026-04-11T00:00:00Z">
        <w:r>
          <w:t xml:space="preserve">17.2 Domain-Specific Assets Excluded</w:t>
        </w:r>
      </w:ins>
    </w:p>
    <w:p>
      <w:pPr>
        <w:spacing w:after="160"/>
        <w:rPr>
          <w:ins w:id="112" w:author="Claude" w:date="2026-04-11T00:00:00Z"/>
        </w:rPr>
      </w:pPr>
      <w:ins w:id="113" w:author="Claude" w:date="2026-04-11T00:00:00Z">
        <w:r>
          <w:rPr>
            <w:rFonts w:ascii="Arial" w:hAnsi="Arial"/>
            <w:sz w:val="22"/>
          </w:rPr>
          <w:t xml:space="preserve">RAG-Forge ships with a generic DomainLexicon plugin interface and a neutral English reference implementation only. Medical terminology, clinical priority classification, healthcare entity types, regional language lexicons, and any vertical-specific scoring rules are explicitly out of scope. The regulated-industry template will be built from publicly available corpora (SEC filings, NIST publications, open legal datasets), never from proprietary sources.</w:t>
        </w:r>
      </w:ins>
    </w:p>
    <w:p>
      <w:pPr>
        <w:pStyle w:val="Heading2"/>
        <w:rPr>
          <w:ins w:id="114" w:author="Claude" w:date="2026-04-11T00:00:00Z"/>
        </w:rPr>
      </w:pPr>
      <w:ins w:id="115" w:author="Claude" w:date="2026-04-11T00:00:00Z">
        <w:r>
          <w:t xml:space="preserve">17.3 Communication Policy</w:t>
        </w:r>
      </w:ins>
    </w:p>
    <w:p>
      <w:pPr>
        <w:spacing w:after="160"/>
        <w:rPr>
          <w:ins w:id="116" w:author="Claude" w:date="2026-04-11T00:00:00Z"/>
        </w:rPr>
      </w:pPr>
      <w:ins w:id="117" w:author="Claude" w:date="2026-04-11T00:00:00Z">
        <w:r>
          <w:rPr>
            <w:rFonts w:ascii="Arial" w:hAnsi="Arial"/>
            <w:sz w:val="22"/>
          </w:rPr>
          <w:t xml:space="preserve">No public communication about RAG-Forge — including documentation, blog posts, marketing materials, conference talks, social media, commit messages, or issue discussions — shall reference, cite, or draw connections to any other product operated by the author. When asked about the origin of design patterns, the answer references public research and general production RAG experience only.</w:t>
        </w:r>
      </w:ins>
    </w:p>
    <w:p>
      <w:pPr>
        <w:pStyle w:val="Heading2"/>
        <w:rPr>
          <w:ins w:id="118" w:author="Claude" w:date="2026-04-11T00:00:00Z"/>
        </w:rPr>
      </w:pPr>
      <w:ins w:id="119" w:author="Claude" w:date="2026-04-11T00:00:00Z">
        <w:r>
          <w:t xml:space="preserve">17.4 Governance</w:t>
        </w:r>
      </w:ins>
    </w:p>
    <w:p>
      <w:pPr>
        <w:spacing w:after="160"/>
        <w:rPr>
          <w:ins w:id="120" w:author="Claude" w:date="2026-04-11T00:00:00Z"/>
        </w:rPr>
      </w:pPr>
      <w:ins w:id="121" w:author="Claude" w:date="2026-04-11T00:00:00Z">
        <w:r>
          <w:rPr>
            <w:rFonts w:ascii="Arial" w:hAnsi="Arial"/>
            <w:sz w:val="22"/>
          </w:rPr>
          <w:t xml:space="preserve">This separation policy is binding for the duration of the project. Any future changes require explicit written review. The intent is to protect both the commercial interests of existing products and the legal defensibility of RAG-Forge as an independent open-source project.</w:t>
        </w:r>
      </w:ins>
    </w:p>
    <w:p>
      <w:pPr>
        <w:spacing w:after="400"/>
      </w:pPr>
    </w:p>
    <w:p>
      <w:pPr>
        <w:jc w:val="center"/>
      </w:pPr>
      <w:r>
        <w:rPr>
          <w:rFonts w:ascii="Arial" w:cs="Arial" w:eastAsia="Arial" w:hAnsi="Arial"/>
          <w:i/>
          <w:iCs/>
          <w:color w:val="4B5563"/>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1"/>
      </w:pBdr>
      <w:tabs>
        <w:tab w:val="right" w:pos="9026"/>
      </w:tabs>
    </w:pPr>
    <w:r>
      <w:rPr>
        <w:rFonts w:ascii="Arial" w:cs="Arial" w:eastAsia="Arial" w:hAnsi="Arial"/>
        <w:color w:val="4B5563"/>
        <w:sz w:val="16"/>
        <w:szCs w:val="16"/>
      </w:rPr>
      <w:t xml:space="preserve">RAG-Forge © 2026</w:t>
    </w:r>
    <w:r>
      <w:rPr>
        <w:rFonts w:ascii="Arial" w:cs="Arial" w:eastAsia="Arial" w:hAnsi="Arial"/>
        <w:color w:val="4B5563"/>
        <w:sz w:val="16"/>
        <w:szCs w:val="16"/>
      </w:rPr>
      <w:t xml:space="preserve">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1"/>
      </w:pBdr>
      <w:tabs>
        <w:tab w:val="right" w:pos="9026"/>
      </w:tabs>
      <w:spacing w:after="0"/>
    </w:pPr>
    <w:r>
      <w:rPr>
        <w:rFonts w:ascii="Arial" w:cs="Arial" w:eastAsia="Arial" w:hAnsi="Arial"/>
        <w:color w:val="4B5563"/>
        <w:sz w:val="16"/>
        <w:szCs w:val="16"/>
      </w:rPr>
      <w:t xml:space="preserve">RAG-Forge PRD v1.0</w:t>
    </w:r>
    <w:r>
      <w:rPr>
        <w:rFonts w:ascii="Arial" w:cs="Arial" w:eastAsia="Arial" w:hAnsi="Arial"/>
        <w:color w:val="4B5563"/>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2026-03-31T18:09:30.488Z</dcterms:created>
  <dcterms:modified xsi:type="dcterms:W3CDTF">2026-03-31T18:09:30.489Z</dcterms:modified>
</cp:coreProperties>
</file>

<file path=docProps/custom.xml><?xml version="1.0" encoding="utf-8"?>
<Properties xmlns="http://schemas.openxmlformats.org/officeDocument/2006/custom-properties" xmlns:vt="http://schemas.openxmlformats.org/officeDocument/2006/docPropsVTypes"/>
</file>